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8F0586" w14:textId="55F0C5AF" w:rsidR="00770B20" w:rsidRPr="00335230" w:rsidRDefault="00770B20" w:rsidP="00770B20">
      <w:pPr>
        <w:spacing w:line="480" w:lineRule="auto"/>
        <w:jc w:val="both"/>
        <w:rPr>
          <w:rFonts w:ascii="Times New Roman" w:hAnsi="Times New Roman" w:cs="Times New Roman"/>
          <w:b/>
          <w:bCs/>
          <w:sz w:val="24"/>
          <w:szCs w:val="24"/>
        </w:rPr>
      </w:pPr>
      <w:commentRangeStart w:id="0"/>
      <w:r w:rsidRPr="00335230">
        <w:rPr>
          <w:rFonts w:ascii="Times New Roman" w:hAnsi="Times New Roman" w:cs="Times New Roman"/>
          <w:b/>
          <w:bCs/>
          <w:sz w:val="24"/>
          <w:szCs w:val="24"/>
        </w:rPr>
        <w:t xml:space="preserve">Title: </w:t>
      </w:r>
      <w:commentRangeEnd w:id="0"/>
      <w:r w:rsidR="002046ED">
        <w:rPr>
          <w:rStyle w:val="CommentReference"/>
        </w:rPr>
        <w:commentReference w:id="0"/>
      </w:r>
      <w:commentRangeStart w:id="1"/>
      <w:del w:id="2" w:author="Wesner, Jeff S [2]" w:date="2022-08-16T09:21:00Z">
        <w:r w:rsidR="000A61CD" w:rsidDel="008111B0">
          <w:rPr>
            <w:rFonts w:ascii="Times New Roman" w:hAnsi="Times New Roman" w:cs="Times New Roman"/>
            <w:b/>
            <w:bCs/>
            <w:sz w:val="24"/>
            <w:szCs w:val="24"/>
          </w:rPr>
          <w:delText>Stochastic and deterministic</w:delText>
        </w:r>
      </w:del>
      <w:ins w:id="3" w:author="Wesner, Jeff S [2]" w:date="2022-08-16T09:21:00Z">
        <w:r w:rsidR="008111B0">
          <w:rPr>
            <w:rFonts w:ascii="Times New Roman" w:hAnsi="Times New Roman" w:cs="Times New Roman"/>
            <w:b/>
            <w:bCs/>
            <w:sz w:val="24"/>
            <w:szCs w:val="24"/>
          </w:rPr>
          <w:t>Geography, taxonomy, and guild</w:t>
        </w:r>
        <w:commentRangeEnd w:id="1"/>
        <w:r w:rsidR="008111B0">
          <w:rPr>
            <w:rStyle w:val="CommentReference"/>
          </w:rPr>
          <w:commentReference w:id="1"/>
        </w:r>
        <w:r w:rsidR="008111B0">
          <w:rPr>
            <w:rFonts w:ascii="Times New Roman" w:hAnsi="Times New Roman" w:cs="Times New Roman"/>
            <w:b/>
            <w:bCs/>
            <w:sz w:val="24"/>
            <w:szCs w:val="24"/>
          </w:rPr>
          <w:t>:</w:t>
        </w:r>
      </w:ins>
      <w:r w:rsidR="000A61CD">
        <w:rPr>
          <w:rFonts w:ascii="Times New Roman" w:hAnsi="Times New Roman" w:cs="Times New Roman"/>
          <w:b/>
          <w:bCs/>
          <w:sz w:val="24"/>
          <w:szCs w:val="24"/>
        </w:rPr>
        <w:t xml:space="preserve"> factors impact</w:t>
      </w:r>
      <w:ins w:id="4" w:author="Wesner, Jeff S [2]" w:date="2022-08-16T09:21:00Z">
        <w:r w:rsidR="008111B0">
          <w:rPr>
            <w:rFonts w:ascii="Times New Roman" w:hAnsi="Times New Roman" w:cs="Times New Roman"/>
            <w:b/>
            <w:bCs/>
            <w:sz w:val="24"/>
            <w:szCs w:val="24"/>
          </w:rPr>
          <w:t>ing</w:t>
        </w:r>
      </w:ins>
      <w:r w:rsidR="000A61CD">
        <w:rPr>
          <w:rFonts w:ascii="Times New Roman" w:hAnsi="Times New Roman" w:cs="Times New Roman"/>
          <w:b/>
          <w:bCs/>
          <w:sz w:val="24"/>
          <w:szCs w:val="24"/>
        </w:rPr>
        <w:t xml:space="preserve"> freshwater macroinvert</w:t>
      </w:r>
      <w:r w:rsidR="00462A88">
        <w:rPr>
          <w:rFonts w:ascii="Times New Roman" w:hAnsi="Times New Roman" w:cs="Times New Roman"/>
          <w:b/>
          <w:bCs/>
          <w:sz w:val="24"/>
          <w:szCs w:val="24"/>
        </w:rPr>
        <w:t>e</w:t>
      </w:r>
      <w:r w:rsidR="000A61CD">
        <w:rPr>
          <w:rFonts w:ascii="Times New Roman" w:hAnsi="Times New Roman" w:cs="Times New Roman"/>
          <w:b/>
          <w:bCs/>
          <w:sz w:val="24"/>
          <w:szCs w:val="24"/>
        </w:rPr>
        <w:t xml:space="preserve">brate gut microbiomes. </w:t>
      </w:r>
    </w:p>
    <w:p w14:paraId="46D3CC08" w14:textId="77777777" w:rsidR="00770B20" w:rsidRPr="00335230" w:rsidRDefault="00770B20" w:rsidP="00770B20">
      <w:pPr>
        <w:spacing w:line="480" w:lineRule="auto"/>
        <w:rPr>
          <w:rFonts w:ascii="Times New Roman" w:hAnsi="Times New Roman" w:cs="Times New Roman"/>
        </w:rPr>
      </w:pPr>
    </w:p>
    <w:p w14:paraId="46472D64" w14:textId="2F201E0E" w:rsidR="00770B20" w:rsidRPr="00335230" w:rsidRDefault="00770B20" w:rsidP="00770B20">
      <w:pPr>
        <w:spacing w:line="480" w:lineRule="auto"/>
        <w:rPr>
          <w:rFonts w:ascii="Times New Roman" w:hAnsi="Times New Roman" w:cs="Times New Roman"/>
          <w:sz w:val="24"/>
          <w:szCs w:val="24"/>
        </w:rPr>
      </w:pPr>
      <w:r w:rsidRPr="00335230">
        <w:rPr>
          <w:rFonts w:ascii="Times New Roman" w:hAnsi="Times New Roman" w:cs="Times New Roman"/>
          <w:sz w:val="24"/>
          <w:szCs w:val="24"/>
        </w:rPr>
        <w:t>Paul A. Ayayee</w:t>
      </w:r>
      <w:r w:rsidRPr="00335230">
        <w:rPr>
          <w:rFonts w:ascii="Times New Roman" w:hAnsi="Times New Roman" w:cs="Times New Roman"/>
          <w:sz w:val="24"/>
          <w:szCs w:val="24"/>
          <w:vertAlign w:val="superscript"/>
        </w:rPr>
        <w:t>1</w:t>
      </w:r>
      <w:r w:rsidRPr="00335230">
        <w:rPr>
          <w:rFonts w:ascii="Times New Roman" w:hAnsi="Times New Roman" w:cs="Times New Roman"/>
          <w:sz w:val="24"/>
          <w:szCs w:val="24"/>
        </w:rPr>
        <w:t>,</w:t>
      </w:r>
      <w:r>
        <w:rPr>
          <w:rFonts w:ascii="Times New Roman" w:hAnsi="Times New Roman" w:cs="Times New Roman"/>
          <w:sz w:val="24"/>
          <w:szCs w:val="24"/>
        </w:rPr>
        <w:t xml:space="preserve"> Jeff</w:t>
      </w:r>
      <w:del w:id="5" w:author="Wesner, Jeff S [2]" w:date="2022-08-16T08:48:00Z">
        <w:r w:rsidDel="00115791">
          <w:rPr>
            <w:rFonts w:ascii="Times New Roman" w:hAnsi="Times New Roman" w:cs="Times New Roman"/>
            <w:sz w:val="24"/>
            <w:szCs w:val="24"/>
          </w:rPr>
          <w:delText>rey</w:delText>
        </w:r>
      </w:del>
      <w:r>
        <w:rPr>
          <w:rFonts w:ascii="Times New Roman" w:hAnsi="Times New Roman" w:cs="Times New Roman"/>
          <w:sz w:val="24"/>
          <w:szCs w:val="24"/>
        </w:rPr>
        <w:t xml:space="preserve"> </w:t>
      </w:r>
      <w:r w:rsidR="006A3A53">
        <w:rPr>
          <w:rFonts w:ascii="Times New Roman" w:hAnsi="Times New Roman" w:cs="Times New Roman"/>
          <w:sz w:val="24"/>
          <w:szCs w:val="24"/>
        </w:rPr>
        <w:t>S. Wesner</w:t>
      </w:r>
      <w:r w:rsidRPr="00770B20">
        <w:rPr>
          <w:rFonts w:ascii="Times New Roman" w:hAnsi="Times New Roman" w:cs="Times New Roman"/>
          <w:sz w:val="24"/>
          <w:szCs w:val="24"/>
          <w:vertAlign w:val="superscript"/>
        </w:rPr>
        <w:t>2</w:t>
      </w:r>
      <w:r>
        <w:rPr>
          <w:rFonts w:ascii="Times New Roman" w:hAnsi="Times New Roman" w:cs="Times New Roman"/>
          <w:sz w:val="24"/>
          <w:szCs w:val="24"/>
        </w:rPr>
        <w:t xml:space="preserve">, Scot </w:t>
      </w:r>
      <w:r w:rsidR="002A58C8">
        <w:rPr>
          <w:rFonts w:ascii="Times New Roman" w:hAnsi="Times New Roman" w:cs="Times New Roman"/>
          <w:sz w:val="24"/>
          <w:szCs w:val="24"/>
        </w:rPr>
        <w:t>P. O</w:t>
      </w:r>
      <w:r>
        <w:rPr>
          <w:rFonts w:ascii="Times New Roman" w:hAnsi="Times New Roman" w:cs="Times New Roman"/>
          <w:sz w:val="24"/>
          <w:szCs w:val="24"/>
        </w:rPr>
        <w:t>uellette</w:t>
      </w:r>
      <w:r w:rsidRPr="00770B20">
        <w:rPr>
          <w:rFonts w:ascii="Times New Roman" w:hAnsi="Times New Roman" w:cs="Times New Roman"/>
          <w:sz w:val="24"/>
          <w:szCs w:val="24"/>
          <w:vertAlign w:val="superscript"/>
        </w:rPr>
        <w:t>3</w:t>
      </w:r>
      <w:r w:rsidRPr="00335230">
        <w:rPr>
          <w:rFonts w:ascii="Times New Roman" w:hAnsi="Times New Roman" w:cs="Times New Roman"/>
          <w:sz w:val="24"/>
          <w:szCs w:val="24"/>
        </w:rPr>
        <w:tab/>
      </w:r>
    </w:p>
    <w:p w14:paraId="33A5310B" w14:textId="77777777" w:rsidR="00770B20" w:rsidRPr="00335230" w:rsidRDefault="00770B20" w:rsidP="00770B20">
      <w:pPr>
        <w:spacing w:line="480" w:lineRule="auto"/>
        <w:rPr>
          <w:rFonts w:ascii="Times New Roman" w:hAnsi="Times New Roman" w:cs="Times New Roman"/>
          <w:sz w:val="24"/>
          <w:szCs w:val="24"/>
        </w:rPr>
      </w:pPr>
      <w:r w:rsidRPr="00335230">
        <w:rPr>
          <w:rFonts w:ascii="Times New Roman" w:hAnsi="Times New Roman" w:cs="Times New Roman"/>
          <w:sz w:val="24"/>
          <w:szCs w:val="24"/>
          <w:vertAlign w:val="superscript"/>
        </w:rPr>
        <w:t xml:space="preserve">1 </w:t>
      </w:r>
      <w:r w:rsidRPr="00335230">
        <w:rPr>
          <w:rFonts w:ascii="Times New Roman" w:hAnsi="Times New Roman" w:cs="Times New Roman"/>
          <w:sz w:val="24"/>
          <w:szCs w:val="24"/>
        </w:rPr>
        <w:t>Department of Biology, University of Nebraska at Omaha, Omaha, NE, U</w:t>
      </w:r>
      <w:r>
        <w:rPr>
          <w:rFonts w:ascii="Times New Roman" w:hAnsi="Times New Roman" w:cs="Times New Roman"/>
          <w:sz w:val="24"/>
          <w:szCs w:val="24"/>
        </w:rPr>
        <w:t>S</w:t>
      </w:r>
      <w:r w:rsidRPr="00335230">
        <w:rPr>
          <w:rFonts w:ascii="Times New Roman" w:hAnsi="Times New Roman" w:cs="Times New Roman"/>
          <w:sz w:val="24"/>
          <w:szCs w:val="24"/>
        </w:rPr>
        <w:t>A.</w:t>
      </w:r>
    </w:p>
    <w:p w14:paraId="6357330F" w14:textId="798025EE" w:rsidR="00770B20" w:rsidRDefault="00770B20" w:rsidP="00770B20">
      <w:pPr>
        <w:spacing w:line="480" w:lineRule="auto"/>
        <w:rPr>
          <w:rFonts w:ascii="Times New Roman" w:hAnsi="Times New Roman" w:cs="Times New Roman"/>
          <w:sz w:val="24"/>
          <w:szCs w:val="24"/>
        </w:rPr>
      </w:pPr>
      <w:r w:rsidRPr="00335230">
        <w:rPr>
          <w:rFonts w:ascii="Times New Roman" w:hAnsi="Times New Roman" w:cs="Times New Roman"/>
          <w:sz w:val="24"/>
          <w:szCs w:val="24"/>
          <w:vertAlign w:val="superscript"/>
        </w:rPr>
        <w:t>2</w:t>
      </w:r>
      <w:r w:rsidRPr="00335230">
        <w:rPr>
          <w:rFonts w:ascii="Times New Roman" w:hAnsi="Times New Roman" w:cs="Times New Roman"/>
          <w:sz w:val="24"/>
          <w:szCs w:val="24"/>
        </w:rPr>
        <w:t xml:space="preserve"> </w:t>
      </w:r>
      <w:r w:rsidR="00F245A7">
        <w:rPr>
          <w:rFonts w:ascii="Times New Roman" w:hAnsi="Times New Roman" w:cs="Times New Roman"/>
          <w:sz w:val="24"/>
          <w:szCs w:val="24"/>
        </w:rPr>
        <w:t xml:space="preserve">Department of Biology, University of South Dakota, </w:t>
      </w:r>
      <w:r w:rsidR="00F245A7" w:rsidRPr="00F245A7">
        <w:rPr>
          <w:rFonts w:ascii="Times New Roman" w:hAnsi="Times New Roman" w:cs="Times New Roman"/>
          <w:sz w:val="24"/>
          <w:szCs w:val="24"/>
        </w:rPr>
        <w:t xml:space="preserve">Vermillion, </w:t>
      </w:r>
      <w:r w:rsidR="00F245A7">
        <w:rPr>
          <w:rFonts w:ascii="Times New Roman" w:hAnsi="Times New Roman" w:cs="Times New Roman"/>
          <w:sz w:val="24"/>
          <w:szCs w:val="24"/>
        </w:rPr>
        <w:t>SD</w:t>
      </w:r>
      <w:r>
        <w:rPr>
          <w:rFonts w:ascii="Times New Roman" w:hAnsi="Times New Roman" w:cs="Times New Roman"/>
          <w:sz w:val="24"/>
          <w:szCs w:val="24"/>
        </w:rPr>
        <w:t>, USA</w:t>
      </w:r>
    </w:p>
    <w:p w14:paraId="443C228F" w14:textId="5DC99FE0" w:rsidR="00F245A7" w:rsidRPr="00335230" w:rsidRDefault="00F245A7" w:rsidP="00DE2C40">
      <w:pPr>
        <w:spacing w:line="480" w:lineRule="auto"/>
        <w:rPr>
          <w:rFonts w:ascii="Times New Roman" w:hAnsi="Times New Roman" w:cs="Times New Roman"/>
          <w:sz w:val="24"/>
          <w:szCs w:val="24"/>
        </w:rPr>
      </w:pPr>
      <w:r w:rsidRPr="00DE2C40">
        <w:rPr>
          <w:rFonts w:ascii="Times New Roman" w:hAnsi="Times New Roman" w:cs="Times New Roman"/>
          <w:sz w:val="24"/>
          <w:szCs w:val="24"/>
          <w:vertAlign w:val="superscript"/>
        </w:rPr>
        <w:t>3</w:t>
      </w:r>
      <w:r w:rsidR="00DE2C40" w:rsidRPr="00DE2C40">
        <w:t xml:space="preserve"> </w:t>
      </w:r>
      <w:r w:rsidR="00DE2C40" w:rsidRPr="00DE2C40">
        <w:rPr>
          <w:rFonts w:ascii="Times New Roman" w:hAnsi="Times New Roman" w:cs="Times New Roman"/>
          <w:sz w:val="24"/>
          <w:szCs w:val="24"/>
        </w:rPr>
        <w:t xml:space="preserve">Department of Pathology and Microbiology, </w:t>
      </w:r>
      <w:r w:rsidR="002A58C8" w:rsidRPr="00DE2C40">
        <w:rPr>
          <w:rFonts w:ascii="Times New Roman" w:hAnsi="Times New Roman" w:cs="Times New Roman"/>
          <w:sz w:val="24"/>
          <w:szCs w:val="24"/>
        </w:rPr>
        <w:t xml:space="preserve">College of Medicine, </w:t>
      </w:r>
      <w:r w:rsidR="00DE2C40" w:rsidRPr="00DE2C40">
        <w:rPr>
          <w:rFonts w:ascii="Times New Roman" w:hAnsi="Times New Roman" w:cs="Times New Roman"/>
          <w:sz w:val="24"/>
          <w:szCs w:val="24"/>
        </w:rPr>
        <w:t xml:space="preserve">University of Nebraska Medical </w:t>
      </w:r>
      <w:r w:rsidR="002A58C8">
        <w:rPr>
          <w:rFonts w:ascii="Times New Roman" w:hAnsi="Times New Roman" w:cs="Times New Roman"/>
          <w:sz w:val="24"/>
          <w:szCs w:val="24"/>
        </w:rPr>
        <w:t>C</w:t>
      </w:r>
      <w:r w:rsidR="00DE2C40" w:rsidRPr="00DE2C40">
        <w:rPr>
          <w:rFonts w:ascii="Times New Roman" w:hAnsi="Times New Roman" w:cs="Times New Roman"/>
          <w:sz w:val="24"/>
          <w:szCs w:val="24"/>
        </w:rPr>
        <w:t>enter, Omaha, NE, USA.</w:t>
      </w:r>
      <w:r w:rsidR="00DE2C40">
        <w:t xml:space="preserve"> </w:t>
      </w:r>
    </w:p>
    <w:p w14:paraId="234EABE7" w14:textId="77777777" w:rsidR="00770B20" w:rsidRDefault="00770B20" w:rsidP="00770B20">
      <w:pPr>
        <w:spacing w:line="480" w:lineRule="auto"/>
        <w:jc w:val="both"/>
        <w:rPr>
          <w:rFonts w:ascii="Times New Roman" w:hAnsi="Times New Roman" w:cs="Times New Roman"/>
          <w:sz w:val="24"/>
          <w:szCs w:val="24"/>
        </w:rPr>
      </w:pPr>
      <w:r w:rsidRPr="00335230">
        <w:rPr>
          <w:rFonts w:ascii="Times New Roman" w:hAnsi="Times New Roman" w:cs="Times New Roman"/>
          <w:sz w:val="24"/>
          <w:szCs w:val="24"/>
        </w:rPr>
        <w:t xml:space="preserve">Corresponding author: Paul Ayayee. Email: </w:t>
      </w:r>
      <w:hyperlink r:id="rId11" w:history="1">
        <w:r w:rsidRPr="003477C9">
          <w:rPr>
            <w:rStyle w:val="Hyperlink"/>
            <w:rFonts w:ascii="Times New Roman" w:hAnsi="Times New Roman" w:cs="Times New Roman"/>
            <w:sz w:val="24"/>
            <w:szCs w:val="24"/>
          </w:rPr>
          <w:t>payayee@unomaha.edu</w:t>
        </w:r>
      </w:hyperlink>
      <w:r>
        <w:rPr>
          <w:rFonts w:ascii="Times New Roman" w:hAnsi="Times New Roman" w:cs="Times New Roman"/>
          <w:sz w:val="24"/>
          <w:szCs w:val="24"/>
        </w:rPr>
        <w:tab/>
      </w:r>
    </w:p>
    <w:p w14:paraId="1C259483" w14:textId="77777777" w:rsidR="00770B20" w:rsidRPr="00DE2C40" w:rsidRDefault="00770B20" w:rsidP="00770B20">
      <w:pPr>
        <w:tabs>
          <w:tab w:val="left" w:pos="7359"/>
        </w:tabs>
        <w:spacing w:line="480" w:lineRule="auto"/>
        <w:rPr>
          <w:rFonts w:ascii="Times New Roman" w:hAnsi="Times New Roman" w:cs="Times New Roman"/>
          <w:sz w:val="24"/>
          <w:szCs w:val="24"/>
        </w:rPr>
      </w:pPr>
    </w:p>
    <w:p w14:paraId="574280C5" w14:textId="7BA3EF6B" w:rsidR="00C30B8A" w:rsidRPr="00DE2C40" w:rsidRDefault="00C30B8A">
      <w:pPr>
        <w:rPr>
          <w:rFonts w:ascii="Times New Roman" w:hAnsi="Times New Roman" w:cs="Times New Roman"/>
          <w:sz w:val="24"/>
          <w:szCs w:val="24"/>
        </w:rPr>
      </w:pPr>
    </w:p>
    <w:p w14:paraId="5B24C49F" w14:textId="403D879E" w:rsidR="00DE2C40" w:rsidRPr="00DE2C40" w:rsidRDefault="00DE2C40">
      <w:pPr>
        <w:rPr>
          <w:rFonts w:ascii="Times New Roman" w:hAnsi="Times New Roman" w:cs="Times New Roman"/>
          <w:sz w:val="24"/>
          <w:szCs w:val="24"/>
        </w:rPr>
      </w:pPr>
    </w:p>
    <w:p w14:paraId="13888B92" w14:textId="751BC0AC" w:rsidR="00DE2C40" w:rsidRPr="00DE2C40" w:rsidRDefault="00DE2C40">
      <w:pPr>
        <w:rPr>
          <w:rFonts w:ascii="Times New Roman" w:hAnsi="Times New Roman" w:cs="Times New Roman"/>
          <w:sz w:val="24"/>
          <w:szCs w:val="24"/>
        </w:rPr>
      </w:pPr>
    </w:p>
    <w:p w14:paraId="44BB7C59" w14:textId="7101AC38" w:rsidR="00DE2C40" w:rsidRPr="00DE2C40" w:rsidRDefault="00DE2C40">
      <w:pPr>
        <w:rPr>
          <w:rFonts w:ascii="Times New Roman" w:hAnsi="Times New Roman" w:cs="Times New Roman"/>
          <w:sz w:val="24"/>
          <w:szCs w:val="24"/>
        </w:rPr>
      </w:pPr>
    </w:p>
    <w:p w14:paraId="6838DD06" w14:textId="7F4C5E02" w:rsidR="00DE2C40" w:rsidRPr="00DE2C40" w:rsidRDefault="00DE2C40">
      <w:pPr>
        <w:rPr>
          <w:rFonts w:ascii="Times New Roman" w:hAnsi="Times New Roman" w:cs="Times New Roman"/>
          <w:sz w:val="24"/>
          <w:szCs w:val="24"/>
        </w:rPr>
      </w:pPr>
    </w:p>
    <w:p w14:paraId="2FBF6EA9" w14:textId="2441036B" w:rsidR="00DE2C40" w:rsidRPr="00DE2C40" w:rsidRDefault="00DE2C40">
      <w:pPr>
        <w:rPr>
          <w:rFonts w:ascii="Times New Roman" w:hAnsi="Times New Roman" w:cs="Times New Roman"/>
          <w:sz w:val="24"/>
          <w:szCs w:val="24"/>
        </w:rPr>
      </w:pPr>
    </w:p>
    <w:p w14:paraId="6D2CD6CB" w14:textId="0B356A24" w:rsidR="00DE2C40" w:rsidRPr="00DE2C40" w:rsidRDefault="00DE2C40">
      <w:pPr>
        <w:rPr>
          <w:rFonts w:ascii="Times New Roman" w:hAnsi="Times New Roman" w:cs="Times New Roman"/>
          <w:sz w:val="24"/>
          <w:szCs w:val="24"/>
        </w:rPr>
      </w:pPr>
    </w:p>
    <w:p w14:paraId="1B359310" w14:textId="2C5499B7" w:rsidR="00DE2C40" w:rsidRPr="00DE2C40" w:rsidRDefault="00DE2C40">
      <w:pPr>
        <w:rPr>
          <w:rFonts w:ascii="Times New Roman" w:hAnsi="Times New Roman" w:cs="Times New Roman"/>
          <w:sz w:val="24"/>
          <w:szCs w:val="24"/>
        </w:rPr>
      </w:pPr>
    </w:p>
    <w:p w14:paraId="4499CF42" w14:textId="384823FC" w:rsidR="00DE2C40" w:rsidRPr="00DE2C40" w:rsidRDefault="00DE2C40">
      <w:pPr>
        <w:rPr>
          <w:rFonts w:ascii="Times New Roman" w:hAnsi="Times New Roman" w:cs="Times New Roman"/>
          <w:sz w:val="24"/>
          <w:szCs w:val="24"/>
        </w:rPr>
      </w:pPr>
    </w:p>
    <w:p w14:paraId="42993A63" w14:textId="7AF5181E" w:rsidR="00DE2C40" w:rsidRPr="00DE2C40" w:rsidRDefault="00DE2C40">
      <w:pPr>
        <w:rPr>
          <w:rFonts w:ascii="Times New Roman" w:hAnsi="Times New Roman" w:cs="Times New Roman"/>
          <w:sz w:val="24"/>
          <w:szCs w:val="24"/>
        </w:rPr>
      </w:pPr>
    </w:p>
    <w:p w14:paraId="27AB4052" w14:textId="13F49809" w:rsidR="00DE2C40" w:rsidRPr="00DE2C40" w:rsidRDefault="00DE2C40">
      <w:pPr>
        <w:rPr>
          <w:rFonts w:ascii="Times New Roman" w:hAnsi="Times New Roman" w:cs="Times New Roman"/>
          <w:sz w:val="24"/>
          <w:szCs w:val="24"/>
        </w:rPr>
      </w:pPr>
    </w:p>
    <w:p w14:paraId="29794CD7" w14:textId="151317BA" w:rsidR="00DE2C40" w:rsidRPr="00DE2C40" w:rsidRDefault="00DE2C40">
      <w:pPr>
        <w:rPr>
          <w:rFonts w:ascii="Times New Roman" w:hAnsi="Times New Roman" w:cs="Times New Roman"/>
          <w:sz w:val="24"/>
          <w:szCs w:val="24"/>
        </w:rPr>
      </w:pPr>
    </w:p>
    <w:p w14:paraId="1881FFBB" w14:textId="0EE3DF8A" w:rsidR="00DE2C40" w:rsidRPr="00DE2C40" w:rsidRDefault="00DE2C40">
      <w:pPr>
        <w:rPr>
          <w:rFonts w:ascii="Times New Roman" w:hAnsi="Times New Roman" w:cs="Times New Roman"/>
          <w:sz w:val="24"/>
          <w:szCs w:val="24"/>
        </w:rPr>
      </w:pPr>
    </w:p>
    <w:p w14:paraId="47C60EC4" w14:textId="31918DC2" w:rsidR="00DE2C40" w:rsidRPr="00DE2C40" w:rsidRDefault="00DE2C40">
      <w:pPr>
        <w:rPr>
          <w:rFonts w:ascii="Times New Roman" w:hAnsi="Times New Roman" w:cs="Times New Roman"/>
          <w:b/>
          <w:bCs/>
          <w:sz w:val="24"/>
          <w:szCs w:val="24"/>
        </w:rPr>
      </w:pPr>
      <w:r w:rsidRPr="00DE2C40">
        <w:rPr>
          <w:rFonts w:ascii="Times New Roman" w:hAnsi="Times New Roman" w:cs="Times New Roman"/>
          <w:b/>
          <w:bCs/>
          <w:sz w:val="24"/>
          <w:szCs w:val="24"/>
        </w:rPr>
        <w:lastRenderedPageBreak/>
        <w:t>Abstract</w:t>
      </w:r>
    </w:p>
    <w:p w14:paraId="37F81D39" w14:textId="47465374" w:rsidR="00DE2C40" w:rsidRDefault="00DE2C40">
      <w:pPr>
        <w:rPr>
          <w:rFonts w:ascii="Times New Roman" w:hAnsi="Times New Roman" w:cs="Times New Roman"/>
          <w:sz w:val="24"/>
          <w:szCs w:val="24"/>
        </w:rPr>
      </w:pPr>
    </w:p>
    <w:p w14:paraId="6FFC5557" w14:textId="47BAFD9C" w:rsidR="00DE2C40" w:rsidRDefault="00DE2C40">
      <w:pPr>
        <w:rPr>
          <w:rFonts w:ascii="Times New Roman" w:hAnsi="Times New Roman" w:cs="Times New Roman"/>
          <w:sz w:val="24"/>
          <w:szCs w:val="24"/>
        </w:rPr>
      </w:pPr>
    </w:p>
    <w:p w14:paraId="6BA01A24" w14:textId="185F1813" w:rsidR="00DE2C40" w:rsidRDefault="00DE2C40">
      <w:pPr>
        <w:rPr>
          <w:rFonts w:ascii="Times New Roman" w:hAnsi="Times New Roman" w:cs="Times New Roman"/>
          <w:sz w:val="24"/>
          <w:szCs w:val="24"/>
        </w:rPr>
      </w:pPr>
    </w:p>
    <w:p w14:paraId="132B444E" w14:textId="35293BE6" w:rsidR="00DE2C40" w:rsidRDefault="00DE2C40">
      <w:pPr>
        <w:rPr>
          <w:rFonts w:ascii="Times New Roman" w:hAnsi="Times New Roman" w:cs="Times New Roman"/>
          <w:sz w:val="24"/>
          <w:szCs w:val="24"/>
        </w:rPr>
      </w:pPr>
    </w:p>
    <w:p w14:paraId="09EBC5A4" w14:textId="63838A08" w:rsidR="00DE2C40" w:rsidRDefault="00DE2C40">
      <w:pPr>
        <w:rPr>
          <w:rFonts w:ascii="Times New Roman" w:hAnsi="Times New Roman" w:cs="Times New Roman"/>
          <w:sz w:val="24"/>
          <w:szCs w:val="24"/>
        </w:rPr>
      </w:pPr>
    </w:p>
    <w:p w14:paraId="48534CCB" w14:textId="15B34D51" w:rsidR="00DE2C40" w:rsidRDefault="00DE2C40">
      <w:pPr>
        <w:rPr>
          <w:rFonts w:ascii="Times New Roman" w:hAnsi="Times New Roman" w:cs="Times New Roman"/>
          <w:sz w:val="24"/>
          <w:szCs w:val="24"/>
        </w:rPr>
      </w:pPr>
    </w:p>
    <w:p w14:paraId="1AA9C6D6" w14:textId="7EEB722D" w:rsidR="00DE2C40" w:rsidRDefault="00DE2C40">
      <w:pPr>
        <w:rPr>
          <w:rFonts w:ascii="Times New Roman" w:hAnsi="Times New Roman" w:cs="Times New Roman"/>
          <w:sz w:val="24"/>
          <w:szCs w:val="24"/>
        </w:rPr>
      </w:pPr>
    </w:p>
    <w:p w14:paraId="2988331E" w14:textId="0B59E55A" w:rsidR="00DE2C40" w:rsidRDefault="00DE2C40">
      <w:pPr>
        <w:rPr>
          <w:rFonts w:ascii="Times New Roman" w:hAnsi="Times New Roman" w:cs="Times New Roman"/>
          <w:sz w:val="24"/>
          <w:szCs w:val="24"/>
        </w:rPr>
      </w:pPr>
    </w:p>
    <w:p w14:paraId="12C063CC" w14:textId="1EB56077" w:rsidR="00DE2C40" w:rsidRDefault="00DE2C40">
      <w:pPr>
        <w:rPr>
          <w:rFonts w:ascii="Times New Roman" w:hAnsi="Times New Roman" w:cs="Times New Roman"/>
          <w:sz w:val="24"/>
          <w:szCs w:val="24"/>
        </w:rPr>
      </w:pPr>
    </w:p>
    <w:p w14:paraId="2F428AF3" w14:textId="415220AF" w:rsidR="00DE2C40" w:rsidRDefault="00DE2C40">
      <w:pPr>
        <w:rPr>
          <w:rFonts w:ascii="Times New Roman" w:hAnsi="Times New Roman" w:cs="Times New Roman"/>
          <w:sz w:val="24"/>
          <w:szCs w:val="24"/>
        </w:rPr>
      </w:pPr>
    </w:p>
    <w:p w14:paraId="06BCC267" w14:textId="19C02B6E" w:rsidR="00DE2C40" w:rsidRDefault="00DE2C40">
      <w:pPr>
        <w:rPr>
          <w:rFonts w:ascii="Times New Roman" w:hAnsi="Times New Roman" w:cs="Times New Roman"/>
          <w:sz w:val="24"/>
          <w:szCs w:val="24"/>
        </w:rPr>
      </w:pPr>
    </w:p>
    <w:p w14:paraId="7C4ECC7C" w14:textId="25EEF104" w:rsidR="00DE2C40" w:rsidRDefault="00DE2C40">
      <w:pPr>
        <w:rPr>
          <w:rFonts w:ascii="Times New Roman" w:hAnsi="Times New Roman" w:cs="Times New Roman"/>
          <w:sz w:val="24"/>
          <w:szCs w:val="24"/>
        </w:rPr>
      </w:pPr>
    </w:p>
    <w:p w14:paraId="5AA0FD5E" w14:textId="1392F0DF" w:rsidR="00DE2C40" w:rsidRDefault="00DE2C40">
      <w:pPr>
        <w:rPr>
          <w:rFonts w:ascii="Times New Roman" w:hAnsi="Times New Roman" w:cs="Times New Roman"/>
          <w:sz w:val="24"/>
          <w:szCs w:val="24"/>
        </w:rPr>
      </w:pPr>
    </w:p>
    <w:p w14:paraId="072F59F5" w14:textId="1CDF676A" w:rsidR="00DE2C40" w:rsidRDefault="00DE2C40">
      <w:pPr>
        <w:rPr>
          <w:rFonts w:ascii="Times New Roman" w:hAnsi="Times New Roman" w:cs="Times New Roman"/>
          <w:sz w:val="24"/>
          <w:szCs w:val="24"/>
        </w:rPr>
      </w:pPr>
    </w:p>
    <w:p w14:paraId="418F1A16" w14:textId="78927BF5" w:rsidR="00DE2C40" w:rsidRDefault="00DE2C40">
      <w:pPr>
        <w:rPr>
          <w:rFonts w:ascii="Times New Roman" w:hAnsi="Times New Roman" w:cs="Times New Roman"/>
          <w:sz w:val="24"/>
          <w:szCs w:val="24"/>
        </w:rPr>
      </w:pPr>
    </w:p>
    <w:p w14:paraId="26AA549A" w14:textId="1FDEE8D7" w:rsidR="00DE2C40" w:rsidRDefault="00DE2C40">
      <w:pPr>
        <w:rPr>
          <w:rFonts w:ascii="Times New Roman" w:hAnsi="Times New Roman" w:cs="Times New Roman"/>
          <w:sz w:val="24"/>
          <w:szCs w:val="24"/>
        </w:rPr>
      </w:pPr>
    </w:p>
    <w:p w14:paraId="45974F88" w14:textId="357D9E0D" w:rsidR="00DE2C40" w:rsidRDefault="00DE2C40">
      <w:pPr>
        <w:rPr>
          <w:rFonts w:ascii="Times New Roman" w:hAnsi="Times New Roman" w:cs="Times New Roman"/>
          <w:sz w:val="24"/>
          <w:szCs w:val="24"/>
        </w:rPr>
      </w:pPr>
    </w:p>
    <w:p w14:paraId="2F251B69" w14:textId="5E5EC23A" w:rsidR="00DE2C40" w:rsidRDefault="00DE2C40">
      <w:pPr>
        <w:rPr>
          <w:rFonts w:ascii="Times New Roman" w:hAnsi="Times New Roman" w:cs="Times New Roman"/>
          <w:sz w:val="24"/>
          <w:szCs w:val="24"/>
        </w:rPr>
      </w:pPr>
    </w:p>
    <w:p w14:paraId="744E0894" w14:textId="21B52539" w:rsidR="00DE2C40" w:rsidRDefault="00DE2C40">
      <w:pPr>
        <w:rPr>
          <w:rFonts w:ascii="Times New Roman" w:hAnsi="Times New Roman" w:cs="Times New Roman"/>
          <w:sz w:val="24"/>
          <w:szCs w:val="24"/>
        </w:rPr>
      </w:pPr>
    </w:p>
    <w:p w14:paraId="3D61C224" w14:textId="7B73C6D8" w:rsidR="00DE2C40" w:rsidRDefault="00DE2C40">
      <w:pPr>
        <w:rPr>
          <w:rFonts w:ascii="Times New Roman" w:hAnsi="Times New Roman" w:cs="Times New Roman"/>
          <w:sz w:val="24"/>
          <w:szCs w:val="24"/>
        </w:rPr>
      </w:pPr>
    </w:p>
    <w:p w14:paraId="23A03AFD" w14:textId="225469B1" w:rsidR="00DE2C40" w:rsidRDefault="00DE2C40">
      <w:pPr>
        <w:rPr>
          <w:rFonts w:ascii="Times New Roman" w:hAnsi="Times New Roman" w:cs="Times New Roman"/>
          <w:sz w:val="24"/>
          <w:szCs w:val="24"/>
        </w:rPr>
      </w:pPr>
    </w:p>
    <w:p w14:paraId="1B676380" w14:textId="69154E57" w:rsidR="00DE2C40" w:rsidRDefault="00DE2C40">
      <w:pPr>
        <w:rPr>
          <w:rFonts w:ascii="Times New Roman" w:hAnsi="Times New Roman" w:cs="Times New Roman"/>
          <w:sz w:val="24"/>
          <w:szCs w:val="24"/>
        </w:rPr>
      </w:pPr>
    </w:p>
    <w:p w14:paraId="716B4368" w14:textId="39BEAE0C" w:rsidR="00DE2C40" w:rsidRDefault="00DE2C40">
      <w:pPr>
        <w:rPr>
          <w:rFonts w:ascii="Times New Roman" w:hAnsi="Times New Roman" w:cs="Times New Roman"/>
          <w:sz w:val="24"/>
          <w:szCs w:val="24"/>
        </w:rPr>
      </w:pPr>
    </w:p>
    <w:p w14:paraId="6327C412" w14:textId="7C021C58" w:rsidR="00DE2C40" w:rsidRDefault="00DE2C40">
      <w:pPr>
        <w:rPr>
          <w:rFonts w:ascii="Times New Roman" w:hAnsi="Times New Roman" w:cs="Times New Roman"/>
          <w:sz w:val="24"/>
          <w:szCs w:val="24"/>
        </w:rPr>
      </w:pPr>
    </w:p>
    <w:p w14:paraId="7806477D" w14:textId="7484B622" w:rsidR="00DE2C40" w:rsidRDefault="00DE2C40">
      <w:pPr>
        <w:rPr>
          <w:rFonts w:ascii="Times New Roman" w:hAnsi="Times New Roman" w:cs="Times New Roman"/>
          <w:sz w:val="24"/>
          <w:szCs w:val="24"/>
        </w:rPr>
      </w:pPr>
    </w:p>
    <w:p w14:paraId="6064C963" w14:textId="77777777" w:rsidR="003D15E2" w:rsidRDefault="003D15E2" w:rsidP="006A3A53">
      <w:pPr>
        <w:spacing w:line="480" w:lineRule="auto"/>
        <w:rPr>
          <w:rFonts w:ascii="Times New Roman" w:hAnsi="Times New Roman" w:cs="Times New Roman"/>
          <w:b/>
          <w:bCs/>
          <w:sz w:val="24"/>
          <w:szCs w:val="24"/>
        </w:rPr>
      </w:pPr>
    </w:p>
    <w:p w14:paraId="79F3C37B" w14:textId="77777777" w:rsidR="003D15E2" w:rsidRDefault="003D15E2" w:rsidP="006A3A53">
      <w:pPr>
        <w:spacing w:line="480" w:lineRule="auto"/>
        <w:rPr>
          <w:rFonts w:ascii="Times New Roman" w:hAnsi="Times New Roman" w:cs="Times New Roman"/>
          <w:b/>
          <w:bCs/>
          <w:sz w:val="24"/>
          <w:szCs w:val="24"/>
        </w:rPr>
      </w:pPr>
    </w:p>
    <w:p w14:paraId="11C867DA" w14:textId="512E5806" w:rsidR="00DE2C40" w:rsidRPr="00DE2C40" w:rsidRDefault="00DE2C40" w:rsidP="006A3A53">
      <w:pPr>
        <w:spacing w:line="480" w:lineRule="auto"/>
        <w:rPr>
          <w:rFonts w:ascii="Times New Roman" w:hAnsi="Times New Roman" w:cs="Times New Roman"/>
          <w:b/>
          <w:bCs/>
          <w:sz w:val="24"/>
          <w:szCs w:val="24"/>
        </w:rPr>
      </w:pPr>
      <w:commentRangeStart w:id="6"/>
      <w:r w:rsidRPr="00DE2C40">
        <w:rPr>
          <w:rFonts w:ascii="Times New Roman" w:hAnsi="Times New Roman" w:cs="Times New Roman"/>
          <w:b/>
          <w:bCs/>
          <w:sz w:val="24"/>
          <w:szCs w:val="24"/>
        </w:rPr>
        <w:lastRenderedPageBreak/>
        <w:t>Introduction</w:t>
      </w:r>
      <w:commentRangeEnd w:id="6"/>
      <w:r w:rsidR="002046ED">
        <w:rPr>
          <w:rStyle w:val="CommentReference"/>
        </w:rPr>
        <w:commentReference w:id="6"/>
      </w:r>
    </w:p>
    <w:p w14:paraId="795BE24F" w14:textId="31A90AF6" w:rsidR="00DE2C40" w:rsidRDefault="00115791" w:rsidP="00BF20B6">
      <w:pPr>
        <w:spacing w:line="480" w:lineRule="auto"/>
        <w:ind w:firstLine="720"/>
        <w:rPr>
          <w:rFonts w:ascii="Times New Roman" w:hAnsi="Times New Roman" w:cs="Times New Roman"/>
          <w:sz w:val="24"/>
          <w:szCs w:val="24"/>
        </w:rPr>
      </w:pPr>
      <w:commentRangeStart w:id="7"/>
      <w:ins w:id="8" w:author="Wesner, Jeff S [2]" w:date="2022-08-16T08:56:00Z">
        <w:r>
          <w:rPr>
            <w:rFonts w:ascii="Times New Roman" w:hAnsi="Times New Roman" w:cs="Times New Roman"/>
            <w:sz w:val="24"/>
            <w:szCs w:val="24"/>
          </w:rPr>
          <w:t>A</w:t>
        </w:r>
      </w:ins>
      <w:ins w:id="9" w:author="Wesner, Jeff S [2]" w:date="2022-08-16T08:52:00Z">
        <w:r>
          <w:rPr>
            <w:rFonts w:ascii="Times New Roman" w:hAnsi="Times New Roman" w:cs="Times New Roman"/>
            <w:sz w:val="24"/>
            <w:szCs w:val="24"/>
          </w:rPr>
          <w:t xml:space="preserve"> sizeable portion of earth’s diversity </w:t>
        </w:r>
      </w:ins>
      <w:ins w:id="10" w:author="Wesner, Jeff S [2]" w:date="2022-08-16T08:54:00Z">
        <w:r>
          <w:rPr>
            <w:rFonts w:ascii="Times New Roman" w:hAnsi="Times New Roman" w:cs="Times New Roman"/>
            <w:sz w:val="24"/>
            <w:szCs w:val="24"/>
          </w:rPr>
          <w:t>occurs in the microbiomes, the</w:t>
        </w:r>
      </w:ins>
      <w:ins w:id="11" w:author="Wesner, Jeff S [2]" w:date="2022-08-16T08:52:00Z">
        <w:r>
          <w:rPr>
            <w:rFonts w:ascii="Times New Roman" w:hAnsi="Times New Roman" w:cs="Times New Roman"/>
            <w:sz w:val="24"/>
            <w:szCs w:val="24"/>
          </w:rPr>
          <w:t xml:space="preserve"> micro-organisms that live within </w:t>
        </w:r>
      </w:ins>
      <w:ins w:id="12" w:author="Wesner, Jeff S [2]" w:date="2022-08-16T08:53:00Z">
        <w:r>
          <w:rPr>
            <w:rFonts w:ascii="Times New Roman" w:hAnsi="Times New Roman" w:cs="Times New Roman"/>
            <w:sz w:val="24"/>
            <w:szCs w:val="24"/>
          </w:rPr>
          <w:t>host species</w:t>
        </w:r>
      </w:ins>
      <w:ins w:id="13" w:author="Wesner, Jeff S [2]" w:date="2022-08-16T08:52:00Z">
        <w:r>
          <w:rPr>
            <w:rFonts w:ascii="Times New Roman" w:hAnsi="Times New Roman" w:cs="Times New Roman"/>
            <w:sz w:val="24"/>
            <w:szCs w:val="24"/>
          </w:rPr>
          <w:t xml:space="preserve">. Despite their diversity, global distribution, and clear effects on host biology (Werren et al. 1997), the rules of life that govern </w:t>
        </w:r>
      </w:ins>
      <w:ins w:id="14" w:author="Wesner, Jeff S [2]" w:date="2022-08-16T08:55:00Z">
        <w:r>
          <w:rPr>
            <w:rFonts w:ascii="Times New Roman" w:hAnsi="Times New Roman" w:cs="Times New Roman"/>
            <w:sz w:val="24"/>
            <w:szCs w:val="24"/>
          </w:rPr>
          <w:t>variation in microbiomes among host species are unclear</w:t>
        </w:r>
      </w:ins>
      <w:ins w:id="15" w:author="Wesner, Jeff S [2]" w:date="2022-08-16T08:56:00Z">
        <w:r>
          <w:rPr>
            <w:rFonts w:ascii="Times New Roman" w:hAnsi="Times New Roman" w:cs="Times New Roman"/>
            <w:sz w:val="24"/>
            <w:szCs w:val="24"/>
          </w:rPr>
          <w:t>, particularly in freshwat</w:t>
        </w:r>
      </w:ins>
      <w:ins w:id="16" w:author="Wesner, Jeff S [2]" w:date="2022-08-16T08:57:00Z">
        <w:r>
          <w:rPr>
            <w:rFonts w:ascii="Times New Roman" w:hAnsi="Times New Roman" w:cs="Times New Roman"/>
            <w:sz w:val="24"/>
            <w:szCs w:val="24"/>
          </w:rPr>
          <w:t>er organisms</w:t>
        </w:r>
      </w:ins>
      <w:ins w:id="17" w:author="Wesner, Jeff S [2]" w:date="2022-08-16T08:52:00Z">
        <w:r>
          <w:rPr>
            <w:rFonts w:ascii="Times New Roman" w:hAnsi="Times New Roman" w:cs="Times New Roman"/>
            <w:sz w:val="24"/>
            <w:szCs w:val="24"/>
          </w:rPr>
          <w:t xml:space="preserve"> (Charlesworth et al. 2019). </w:t>
        </w:r>
      </w:ins>
      <w:commentRangeEnd w:id="7"/>
      <w:ins w:id="18" w:author="Wesner, Jeff S [2]" w:date="2022-08-16T09:04:00Z">
        <w:r w:rsidR="007065B4">
          <w:rPr>
            <w:rStyle w:val="CommentReference"/>
          </w:rPr>
          <w:commentReference w:id="7"/>
        </w:r>
      </w:ins>
      <w:ins w:id="19" w:author="Wesner, Jeff S [2]" w:date="2022-08-16T08:59:00Z">
        <w:r w:rsidR="007065B4">
          <w:rPr>
            <w:rFonts w:ascii="Times New Roman" w:hAnsi="Times New Roman" w:cs="Times New Roman"/>
            <w:sz w:val="24"/>
            <w:szCs w:val="24"/>
          </w:rPr>
          <w:t xml:space="preserve">In studies of freshwater invertebrate microbiomes, </w:t>
        </w:r>
      </w:ins>
      <w:del w:id="20" w:author="Wesner, Jeff S [2]" w:date="2022-08-16T08:57:00Z">
        <w:r w:rsidR="002F568C" w:rsidDel="007065B4">
          <w:rPr>
            <w:rFonts w:ascii="Times New Roman" w:hAnsi="Times New Roman" w:cs="Times New Roman"/>
            <w:sz w:val="24"/>
            <w:szCs w:val="24"/>
          </w:rPr>
          <w:delText>Freshwater macroinvertebrate functional feeding group</w:delText>
        </w:r>
        <w:r w:rsidR="00833043" w:rsidDel="007065B4">
          <w:rPr>
            <w:rFonts w:ascii="Times New Roman" w:hAnsi="Times New Roman" w:cs="Times New Roman"/>
            <w:sz w:val="24"/>
            <w:szCs w:val="24"/>
          </w:rPr>
          <w:delText xml:space="preserve"> (FFG) categorization is</w:delText>
        </w:r>
        <w:r w:rsidR="00217E5C" w:rsidRPr="00217E5C" w:rsidDel="007065B4">
          <w:rPr>
            <w:rFonts w:ascii="Times New Roman" w:hAnsi="Times New Roman" w:cs="Times New Roman"/>
            <w:sz w:val="24"/>
            <w:szCs w:val="24"/>
          </w:rPr>
          <w:delText xml:space="preserve"> a classification approach based on behavioral mechanisms of food acquisition</w:delText>
        </w:r>
        <w:r w:rsidR="00833043" w:rsidDel="007065B4">
          <w:rPr>
            <w:rFonts w:ascii="Times New Roman" w:hAnsi="Times New Roman" w:cs="Times New Roman"/>
            <w:sz w:val="24"/>
            <w:szCs w:val="24"/>
          </w:rPr>
          <w:delText xml:space="preserve"> and the type of materials consumed instead of</w:delText>
        </w:r>
        <w:r w:rsidR="00217E5C" w:rsidRPr="00217E5C" w:rsidDel="007065B4">
          <w:rPr>
            <w:rFonts w:ascii="Times New Roman" w:hAnsi="Times New Roman" w:cs="Times New Roman"/>
            <w:sz w:val="24"/>
            <w:szCs w:val="24"/>
          </w:rPr>
          <w:delText xml:space="preserve"> taxonomic </w:delText>
        </w:r>
        <w:r w:rsidR="00833043" w:rsidDel="007065B4">
          <w:rPr>
            <w:rFonts w:ascii="Times New Roman" w:hAnsi="Times New Roman" w:cs="Times New Roman"/>
            <w:sz w:val="24"/>
            <w:szCs w:val="24"/>
          </w:rPr>
          <w:delText xml:space="preserve">designation of </w:delText>
        </w:r>
        <w:r w:rsidR="00BF20B6" w:rsidDel="007065B4">
          <w:rPr>
            <w:rFonts w:ascii="Times New Roman" w:hAnsi="Times New Roman" w:cs="Times New Roman"/>
            <w:sz w:val="24"/>
            <w:szCs w:val="24"/>
          </w:rPr>
          <w:delText xml:space="preserve">freshwater </w:delText>
        </w:r>
        <w:r w:rsidR="00833043" w:rsidDel="007065B4">
          <w:rPr>
            <w:rFonts w:ascii="Times New Roman" w:hAnsi="Times New Roman" w:cs="Times New Roman"/>
            <w:sz w:val="24"/>
            <w:szCs w:val="24"/>
          </w:rPr>
          <w:delText xml:space="preserve">macroinvertebrates </w:delText>
        </w:r>
        <w:r w:rsidR="00833043" w:rsidDel="007065B4">
          <w:rPr>
            <w:rFonts w:ascii="Times New Roman" w:hAnsi="Times New Roman" w:cs="Times New Roman"/>
            <w:sz w:val="24"/>
            <w:szCs w:val="24"/>
          </w:rPr>
          <w:fldChar w:fldCharType="begin" w:fldLock="1"/>
        </w:r>
        <w:r w:rsidR="0039781F" w:rsidDel="007065B4">
          <w:rPr>
            <w:rFonts w:ascii="Times New Roman" w:hAnsi="Times New Roman" w:cs="Times New Roman"/>
            <w:sz w:val="24"/>
            <w:szCs w:val="24"/>
          </w:rPr>
          <w:delInstrText>ADDIN CSL_CITATION {"citationItems":[{"id":"ITEM-1","itemData":{"DOI":"10.5772/intechopen.79913","ISBN":"978-1-83880-789-4","abstract":"Anthropogenic influences, such as changing climatic conditions, domestic and industrial pollution, eutrophication, and salinization, have great impacts on freshwater systems. Nutrient cycling in freshwater ecosystems, population dynamics and community structure, water quality, sustainability, and management of ecosystem stability are increasingly important. Establishing a management strategy using a multidisciplinary approach ensures the sustainability of water resources. The present and future work being done in the field of limnology is necessary for preserving and protecting our freshwater ecosystems. In this respect, limnology is a rapidly developing science that has many significant aspects. The scope of this book covers all aspects of freshwater environment studies, from physical and chemical to biological limnology. This book provides useful information on basic, experimental, and applied limnology to researchers and decision makers.\nBT - Limnology","author":[{"dropping-particle":"","family":"Gökçe","given":"Kenneth W Cummins ED1 - Didem","non-dropping-particle":"","parse-names":false,"suffix":""}],"id":"ITEM-1","issued":{"date-parts":[["2018"]]},"page":"Ch. 4","publisher":"IntechOpen","publisher-place":"Rijeka","title":"Functional Analysis of Stream Macroinvertebrates","type":"chapter"},"uris":["http://www.mendeley.com/documents/?uuid=aeb9401a-5de9-4f90-bbdb-697419d071b4","http://www.mendeley.com/documents/?uuid=03c12455-a39d-4df8-bdd9-8b33ac7a1415"]},{"id":"ITEM-2","itemData":{"DOI":"DOI: 10.29011/2690-9480.100129","author":[{"dropping-particle":"","family":"Cummins","given":"KW","non-dropping-particle":"","parse-names":false,"suffix":""}],"container-title":"Rep Glob Health Res","id":"ITEM-2","issue":"129","issued":{"date-parts":[["2021"]]},"page":"1-8","title":"The Use of Macroinvertebrate Functional Feeding Group Analysis to Evaluate, Monitor and Restore Stream Ecosystem Condition","type":"article-journal","volume":"4"},"uris":["http://www.mendeley.com/documents/?uuid=70709bfa-79c1-4b07-a3af-30af8aeef6e9","http://www.mendeley.com/documents/?uuid=05ad47ff-531c-402b-aa46-49f61fd23fef"]}],"mendeley":{"formattedCitation":"(Gökçe, 2018; Cummins, 2021)","plainTextFormattedCitation":"(Gökçe, 2018; Cummins, 2021)","previouslyFormattedCitation":"(Gökçe, 2018; Cummins, 2021)"},"properties":{"noteIndex":0},"schema":"https://github.com/citation-style-language/schema/raw/master/csl-citation.json"}</w:delInstrText>
        </w:r>
        <w:r w:rsidR="00833043" w:rsidDel="007065B4">
          <w:rPr>
            <w:rFonts w:ascii="Times New Roman" w:hAnsi="Times New Roman" w:cs="Times New Roman"/>
            <w:sz w:val="24"/>
            <w:szCs w:val="24"/>
          </w:rPr>
          <w:fldChar w:fldCharType="separate"/>
        </w:r>
        <w:r w:rsidR="00833043" w:rsidRPr="00833043" w:rsidDel="007065B4">
          <w:rPr>
            <w:rFonts w:ascii="Times New Roman" w:hAnsi="Times New Roman" w:cs="Times New Roman"/>
            <w:noProof/>
            <w:sz w:val="24"/>
            <w:szCs w:val="24"/>
          </w:rPr>
          <w:delText>(Gökçe, 2018; Cummins, 2021)</w:delText>
        </w:r>
        <w:r w:rsidR="00833043" w:rsidDel="007065B4">
          <w:rPr>
            <w:rFonts w:ascii="Times New Roman" w:hAnsi="Times New Roman" w:cs="Times New Roman"/>
            <w:sz w:val="24"/>
            <w:szCs w:val="24"/>
          </w:rPr>
          <w:fldChar w:fldCharType="end"/>
        </w:r>
        <w:r w:rsidR="00833043" w:rsidDel="007065B4">
          <w:rPr>
            <w:rFonts w:ascii="Times New Roman" w:hAnsi="Times New Roman" w:cs="Times New Roman"/>
            <w:sz w:val="24"/>
            <w:szCs w:val="24"/>
          </w:rPr>
          <w:delText xml:space="preserve">. </w:delText>
        </w:r>
        <w:r w:rsidR="00BF20B6" w:rsidDel="007065B4">
          <w:rPr>
            <w:rFonts w:ascii="Times New Roman" w:hAnsi="Times New Roman" w:cs="Times New Roman"/>
            <w:sz w:val="24"/>
            <w:szCs w:val="24"/>
          </w:rPr>
          <w:delText>However</w:delText>
        </w:r>
        <w:r w:rsidR="00182FD1" w:rsidDel="007065B4">
          <w:rPr>
            <w:rFonts w:ascii="Times New Roman" w:hAnsi="Times New Roman" w:cs="Times New Roman"/>
            <w:sz w:val="24"/>
            <w:szCs w:val="24"/>
          </w:rPr>
          <w:delText xml:space="preserve">, the importance of </w:delText>
        </w:r>
        <w:r w:rsidR="009C6816" w:rsidDel="007065B4">
          <w:rPr>
            <w:rFonts w:ascii="Times New Roman" w:hAnsi="Times New Roman" w:cs="Times New Roman"/>
            <w:sz w:val="24"/>
            <w:szCs w:val="24"/>
          </w:rPr>
          <w:delText xml:space="preserve">other </w:delText>
        </w:r>
        <w:r w:rsidR="00182FD1" w:rsidDel="007065B4">
          <w:rPr>
            <w:rFonts w:ascii="Times New Roman" w:hAnsi="Times New Roman" w:cs="Times New Roman"/>
            <w:sz w:val="24"/>
            <w:szCs w:val="24"/>
          </w:rPr>
          <w:delText xml:space="preserve">variables such as geographic </w:delText>
        </w:r>
        <w:r w:rsidR="00015AF9" w:rsidDel="007065B4">
          <w:rPr>
            <w:rFonts w:ascii="Times New Roman" w:hAnsi="Times New Roman" w:cs="Times New Roman"/>
            <w:sz w:val="24"/>
            <w:szCs w:val="24"/>
          </w:rPr>
          <w:delText>location and</w:delText>
        </w:r>
        <w:r w:rsidR="00182FD1" w:rsidDel="007065B4">
          <w:rPr>
            <w:rFonts w:ascii="Times New Roman" w:hAnsi="Times New Roman" w:cs="Times New Roman"/>
            <w:sz w:val="24"/>
            <w:szCs w:val="24"/>
          </w:rPr>
          <w:delText xml:space="preserve"> site effects</w:delText>
        </w:r>
        <w:r w:rsidR="00BF20B6" w:rsidDel="007065B4">
          <w:rPr>
            <w:rFonts w:ascii="Times New Roman" w:hAnsi="Times New Roman" w:cs="Times New Roman"/>
            <w:sz w:val="24"/>
            <w:szCs w:val="24"/>
          </w:rPr>
          <w:delText>, as well as taxonomic</w:delText>
        </w:r>
      </w:del>
      <w:del w:id="21" w:author="Wesner, Jeff S [2]" w:date="2022-08-16T08:51:00Z">
        <w:r w:rsidR="00BF20B6" w:rsidDel="00115791">
          <w:rPr>
            <w:rFonts w:ascii="Times New Roman" w:hAnsi="Times New Roman" w:cs="Times New Roman"/>
            <w:sz w:val="24"/>
            <w:szCs w:val="24"/>
          </w:rPr>
          <w:delText>a</w:delText>
        </w:r>
      </w:del>
      <w:del w:id="22" w:author="Wesner, Jeff S [2]" w:date="2022-08-16T08:57:00Z">
        <w:r w:rsidR="00BF20B6" w:rsidDel="007065B4">
          <w:rPr>
            <w:rFonts w:ascii="Times New Roman" w:hAnsi="Times New Roman" w:cs="Times New Roman"/>
            <w:sz w:val="24"/>
            <w:szCs w:val="24"/>
          </w:rPr>
          <w:delText xml:space="preserve"> designation </w:delText>
        </w:r>
        <w:r w:rsidR="00182FD1" w:rsidDel="007065B4">
          <w:rPr>
            <w:rFonts w:ascii="Times New Roman" w:hAnsi="Times New Roman" w:cs="Times New Roman"/>
            <w:sz w:val="24"/>
            <w:szCs w:val="24"/>
          </w:rPr>
          <w:delText>on</w:delText>
        </w:r>
        <w:r w:rsidR="00015AF9" w:rsidDel="007065B4">
          <w:rPr>
            <w:rFonts w:ascii="Times New Roman" w:hAnsi="Times New Roman" w:cs="Times New Roman"/>
            <w:sz w:val="24"/>
            <w:szCs w:val="24"/>
          </w:rPr>
          <w:delText xml:space="preserve"> </w:delText>
        </w:r>
        <w:r w:rsidR="00BF20B6" w:rsidDel="007065B4">
          <w:rPr>
            <w:rFonts w:ascii="Times New Roman" w:hAnsi="Times New Roman" w:cs="Times New Roman"/>
            <w:sz w:val="24"/>
            <w:szCs w:val="24"/>
          </w:rPr>
          <w:delText xml:space="preserve">associated </w:delText>
        </w:r>
        <w:r w:rsidR="00015AF9" w:rsidDel="007065B4">
          <w:rPr>
            <w:rFonts w:ascii="Times New Roman" w:hAnsi="Times New Roman" w:cs="Times New Roman"/>
            <w:sz w:val="24"/>
            <w:szCs w:val="24"/>
          </w:rPr>
          <w:delText xml:space="preserve">gut microbiomes </w:delText>
        </w:r>
        <w:r w:rsidR="00591DCD" w:rsidDel="007065B4">
          <w:rPr>
            <w:rFonts w:ascii="Times New Roman" w:hAnsi="Times New Roman" w:cs="Times New Roman"/>
            <w:sz w:val="24"/>
            <w:szCs w:val="24"/>
          </w:rPr>
          <w:delText>needs to be considered</w:delText>
        </w:r>
        <w:r w:rsidR="009C6816" w:rsidDel="007065B4">
          <w:rPr>
            <w:rFonts w:ascii="Times New Roman" w:hAnsi="Times New Roman" w:cs="Times New Roman"/>
            <w:sz w:val="24"/>
            <w:szCs w:val="24"/>
          </w:rPr>
          <w:delText xml:space="preserve"> further</w:delText>
        </w:r>
        <w:r w:rsidR="00015AF9" w:rsidDel="007065B4">
          <w:rPr>
            <w:rFonts w:ascii="Times New Roman" w:hAnsi="Times New Roman" w:cs="Times New Roman"/>
            <w:sz w:val="24"/>
            <w:szCs w:val="24"/>
          </w:rPr>
          <w:delText xml:space="preserve">. </w:delText>
        </w:r>
      </w:del>
      <w:del w:id="23" w:author="Wesner, Jeff S [2]" w:date="2022-08-16T08:59:00Z">
        <w:r w:rsidR="00BF20B6" w:rsidDel="007065B4">
          <w:rPr>
            <w:rFonts w:ascii="Times New Roman" w:hAnsi="Times New Roman" w:cs="Times New Roman"/>
            <w:sz w:val="24"/>
            <w:szCs w:val="24"/>
          </w:rPr>
          <w:delText>T</w:delText>
        </w:r>
      </w:del>
      <w:ins w:id="24" w:author="Wesner, Jeff S [2]" w:date="2022-08-16T08:59:00Z">
        <w:r w:rsidR="007065B4">
          <w:rPr>
            <w:rFonts w:ascii="Times New Roman" w:hAnsi="Times New Roman" w:cs="Times New Roman"/>
            <w:sz w:val="24"/>
            <w:szCs w:val="24"/>
          </w:rPr>
          <w:t>t</w:t>
        </w:r>
      </w:ins>
      <w:r w:rsidR="00BF20B6">
        <w:rPr>
          <w:rFonts w:ascii="Times New Roman" w:hAnsi="Times New Roman" w:cs="Times New Roman"/>
          <w:sz w:val="24"/>
          <w:szCs w:val="24"/>
        </w:rPr>
        <w:t xml:space="preserve">here are conflicting results from </w:t>
      </w:r>
      <w:del w:id="25" w:author="Wesner, Jeff S [2]" w:date="2022-08-16T08:59:00Z">
        <w:r w:rsidR="00BF20B6" w:rsidDel="007065B4">
          <w:rPr>
            <w:rFonts w:ascii="Times New Roman" w:hAnsi="Times New Roman" w:cs="Times New Roman"/>
            <w:sz w:val="24"/>
            <w:szCs w:val="24"/>
          </w:rPr>
          <w:delText xml:space="preserve">the </w:delText>
        </w:r>
      </w:del>
      <w:del w:id="26" w:author="Wesner, Jeff S [2]" w:date="2022-08-16T08:57:00Z">
        <w:r w:rsidR="00BF20B6" w:rsidDel="007065B4">
          <w:rPr>
            <w:rFonts w:ascii="Times New Roman" w:hAnsi="Times New Roman" w:cs="Times New Roman"/>
            <w:sz w:val="24"/>
            <w:szCs w:val="24"/>
          </w:rPr>
          <w:delText xml:space="preserve">limited </w:delText>
        </w:r>
      </w:del>
      <w:r w:rsidR="00BF20B6">
        <w:rPr>
          <w:rFonts w:ascii="Times New Roman" w:hAnsi="Times New Roman" w:cs="Times New Roman"/>
          <w:sz w:val="24"/>
          <w:szCs w:val="24"/>
        </w:rPr>
        <w:t xml:space="preserve">studies </w:t>
      </w:r>
      <w:del w:id="27" w:author="Wesner, Jeff S [2]" w:date="2022-08-16T08:57:00Z">
        <w:r w:rsidR="00BF20B6" w:rsidDel="007065B4">
          <w:rPr>
            <w:rFonts w:ascii="Times New Roman" w:hAnsi="Times New Roman" w:cs="Times New Roman"/>
            <w:sz w:val="24"/>
            <w:szCs w:val="24"/>
          </w:rPr>
          <w:delText>looking into</w:delText>
        </w:r>
      </w:del>
      <w:ins w:id="28" w:author="Wesner, Jeff S [2]" w:date="2022-08-16T08:57:00Z">
        <w:r w:rsidR="007065B4">
          <w:rPr>
            <w:rFonts w:ascii="Times New Roman" w:hAnsi="Times New Roman" w:cs="Times New Roman"/>
            <w:sz w:val="24"/>
            <w:szCs w:val="24"/>
          </w:rPr>
          <w:t>comparing</w:t>
        </w:r>
      </w:ins>
      <w:r w:rsidR="00BF20B6">
        <w:rPr>
          <w:rFonts w:ascii="Times New Roman" w:hAnsi="Times New Roman" w:cs="Times New Roman"/>
          <w:sz w:val="24"/>
          <w:szCs w:val="24"/>
        </w:rPr>
        <w:t xml:space="preserve"> the importance of habitat,</w:t>
      </w:r>
      <w:ins w:id="29" w:author="Wesner, Jeff S [2]" w:date="2022-08-16T08:58:00Z">
        <w:r w:rsidR="007065B4">
          <w:rPr>
            <w:rFonts w:ascii="Times New Roman" w:hAnsi="Times New Roman" w:cs="Times New Roman"/>
            <w:sz w:val="24"/>
            <w:szCs w:val="24"/>
          </w:rPr>
          <w:t xml:space="preserve"> </w:t>
        </w:r>
      </w:ins>
      <w:del w:id="30" w:author="Wesner, Jeff S [2]" w:date="2022-08-16T08:58:00Z">
        <w:r w:rsidR="00BF20B6" w:rsidDel="007065B4">
          <w:rPr>
            <w:rFonts w:ascii="Times New Roman" w:hAnsi="Times New Roman" w:cs="Times New Roman"/>
            <w:sz w:val="24"/>
            <w:szCs w:val="24"/>
          </w:rPr>
          <w:delText xml:space="preserve"> diet, </w:delText>
        </w:r>
      </w:del>
      <w:r w:rsidR="00BF20B6">
        <w:rPr>
          <w:rFonts w:ascii="Times New Roman" w:hAnsi="Times New Roman" w:cs="Times New Roman"/>
          <w:sz w:val="24"/>
          <w:szCs w:val="24"/>
        </w:rPr>
        <w:t xml:space="preserve">taxonomy (Family and Genus), and </w:t>
      </w:r>
      <w:del w:id="31" w:author="Wesner, Jeff S [2]" w:date="2022-08-16T08:59:00Z">
        <w:r w:rsidR="00BF20B6" w:rsidDel="007065B4">
          <w:rPr>
            <w:rFonts w:ascii="Times New Roman" w:hAnsi="Times New Roman" w:cs="Times New Roman"/>
            <w:sz w:val="24"/>
            <w:szCs w:val="24"/>
          </w:rPr>
          <w:delText xml:space="preserve">the ecologically convenient and reliable </w:delText>
        </w:r>
      </w:del>
      <w:r w:rsidR="00BF20B6">
        <w:rPr>
          <w:rFonts w:ascii="Times New Roman" w:hAnsi="Times New Roman" w:cs="Times New Roman"/>
          <w:sz w:val="24"/>
          <w:szCs w:val="24"/>
        </w:rPr>
        <w:t xml:space="preserve">functional feeding group categorization (FFG) in structuring </w:t>
      </w:r>
      <w:commentRangeStart w:id="32"/>
      <w:r w:rsidR="00BF20B6">
        <w:rPr>
          <w:rFonts w:ascii="Times New Roman" w:hAnsi="Times New Roman" w:cs="Times New Roman"/>
          <w:sz w:val="24"/>
          <w:szCs w:val="24"/>
        </w:rPr>
        <w:t xml:space="preserve">gut microbial assemblages </w:t>
      </w:r>
      <w:commentRangeEnd w:id="32"/>
      <w:r w:rsidR="007065B4">
        <w:rPr>
          <w:rStyle w:val="CommentReference"/>
        </w:rPr>
        <w:commentReference w:id="32"/>
      </w:r>
      <w:r w:rsidR="00BF20B6">
        <w:rPr>
          <w:rFonts w:ascii="Times New Roman" w:hAnsi="Times New Roman" w:cs="Times New Roman"/>
          <w:sz w:val="24"/>
          <w:szCs w:val="24"/>
        </w:rPr>
        <w:t xml:space="preserve">of freshwater macroinvertebrates. One study has determined taxonomy of assessed macroinvertebrates to be a more relevant determinant of gut microbiome composition in freshwater aquatic than local habitat, stream conditions, and functional feeding group </w:t>
      </w:r>
      <w:r w:rsidR="00BF20B6">
        <w:rPr>
          <w:rFonts w:ascii="Times New Roman" w:hAnsi="Times New Roman" w:cs="Times New Roman"/>
          <w:sz w:val="24"/>
          <w:szCs w:val="24"/>
        </w:rPr>
        <w:fldChar w:fldCharType="begin" w:fldLock="1"/>
      </w:r>
      <w:r w:rsidR="00BF20B6">
        <w:rPr>
          <w:rFonts w:ascii="Times New Roman" w:hAnsi="Times New Roman" w:cs="Times New Roman"/>
          <w:sz w:val="24"/>
          <w:szCs w:val="24"/>
        </w:rPr>
        <w:instrText>ADDIN CSL_CITATION {"citationItems":[{"id":"ITEM-1","itemData":{"DOI":"https://doi.org/10.1002/ece3.6993","ISSN":"2045-7758","abstract":"Abstract Freshwater macroinvertebrates play key ecological roles in riverine food webs, such as the transfer of nutrients to consumers and decomposition of organic matter. Although local habitat quality drives macroinvertebrate diversity and abundance, little is known about their microbiota. In most animals, the microbiota provides benefits, such as increasing the rate at which nutrients are metabolized, facilitating immune system development, and defending against pathogenic attack. Our objectives were to identify the bacteria within aquatic invertebrates and determine whether their composition varied with taxonomy, habitat, diet, and time of sample collection. In 2016 and 2017, we collected 264 aquatic invertebrates from the mainstem Saint John (Wolastoq) River in New Brunswick, Canada, representing 15 orders. We then amplified the V3-V4 hypervariable region of the 16S rRNA gene within each individual, which revealed nearly 20,000 bacterial operational taxonomic units (OTUs). The microbiota across all aquatic invertebrates were dominated by Proteobacteria (69.25% of the total sequence reads), but they differed significantly in beta diversity, both among host invertebrate taxa (genus-, family-, and order-levels) and temporally. In contrast to previous work, we observed no microbiota differences among functional feeding groups or traditional feeding habits, and neither water velocity nor microhabitat type structured microbiota variability. Our findings suggest that host invertebrate taxonomy was the most important factor in modulating the composition of the microbiota, likely through a combination of vertical and horizontal bacterial transmission, and evolutionary processes. This is one of the most comprehensive studies of freshwater invertebrate microbiota to date, and it underscores the need for future studies of invertebrate microbiota evolution and linkages to environmental bacteria and physico-chemical conditions.","author":[{"dropping-particle":"","family":"Kroetsch","given":"Shawn A","non-dropping-particle":"","parse-names":false,"suffix":""},{"dropping-particle":"","family":"Kidd","given":"Karen A","non-dropping-particle":"","parse-names":false,"suffix":""},{"dropping-particle":"","family":"Monk","given":"Wendy A","non-dropping-particle":"","parse-names":false,"suffix":""},{"dropping-particle":"","family":"Culp","given":"Joseph M","non-dropping-particle":"","parse-names":false,"suffix":""},{"dropping-particle":"","family":"Compson","given":"Zacchaeus G","non-dropping-particle":"","parse-names":false,"suffix":""},{"dropping-particle":"","family":"Pavey","given":"Scott A","non-dropping-particle":"","parse-names":false,"suffix":""}],"container-title":"Ecology and Evolution","id":"ITEM-1","issue":"n/a","issued":{"date-parts":[["2020","11"]]},"publisher":"John Wiley &amp; Sons, Ltd","title":"The effects of taxonomy, diet, and ecology on the microbiota of riverine macroinvertebrates","type":"article-journal","volume":"n/a"},"uris":["http://www.mendeley.com/documents/?uuid=f091b1cc-5794-415b-9fc8-737da2b8d603"]}],"mendeley":{"formattedCitation":"(Kroetsch et al., 2020)","plainTextFormattedCitation":"(Kroetsch et al., 2020)","previouslyFormattedCitation":"(Kroetsch et al., 2020)"},"properties":{"noteIndex":0},"schema":"https://github.com/citation-style-language/schema/raw/master/csl-citation.json"}</w:instrText>
      </w:r>
      <w:r w:rsidR="00BF20B6">
        <w:rPr>
          <w:rFonts w:ascii="Times New Roman" w:hAnsi="Times New Roman" w:cs="Times New Roman"/>
          <w:sz w:val="24"/>
          <w:szCs w:val="24"/>
        </w:rPr>
        <w:fldChar w:fldCharType="separate"/>
      </w:r>
      <w:r w:rsidR="00BF20B6" w:rsidRPr="0095701C">
        <w:rPr>
          <w:rFonts w:ascii="Times New Roman" w:hAnsi="Times New Roman" w:cs="Times New Roman"/>
          <w:noProof/>
          <w:sz w:val="24"/>
          <w:szCs w:val="24"/>
        </w:rPr>
        <w:t>(Kroetsch et al., 2020)</w:t>
      </w:r>
      <w:r w:rsidR="00BF20B6">
        <w:rPr>
          <w:rFonts w:ascii="Times New Roman" w:hAnsi="Times New Roman" w:cs="Times New Roman"/>
          <w:sz w:val="24"/>
          <w:szCs w:val="24"/>
        </w:rPr>
        <w:fldChar w:fldCharType="end"/>
      </w:r>
      <w:r w:rsidR="00BF20B6">
        <w:rPr>
          <w:rFonts w:ascii="Times New Roman" w:hAnsi="Times New Roman" w:cs="Times New Roman"/>
          <w:sz w:val="24"/>
          <w:szCs w:val="24"/>
        </w:rPr>
        <w:t xml:space="preserve">. In contrast, the vast majority of </w:t>
      </w:r>
      <w:del w:id="33" w:author="Wesner, Jeff S [2]" w:date="2022-08-16T09:01:00Z">
        <w:r w:rsidR="00BF20B6" w:rsidDel="007065B4">
          <w:rPr>
            <w:rFonts w:ascii="Times New Roman" w:hAnsi="Times New Roman" w:cs="Times New Roman"/>
            <w:sz w:val="24"/>
            <w:szCs w:val="24"/>
          </w:rPr>
          <w:delText xml:space="preserve">these limited </w:delText>
        </w:r>
      </w:del>
      <w:r w:rsidR="00BF20B6">
        <w:rPr>
          <w:rFonts w:ascii="Times New Roman" w:hAnsi="Times New Roman" w:cs="Times New Roman"/>
          <w:sz w:val="24"/>
          <w:szCs w:val="24"/>
        </w:rPr>
        <w:t xml:space="preserve">studies </w:t>
      </w:r>
      <w:del w:id="34" w:author="Wesner, Jeff S [2]" w:date="2022-08-16T09:01:00Z">
        <w:r w:rsidR="00BF20B6" w:rsidDel="007065B4">
          <w:rPr>
            <w:rFonts w:ascii="Times New Roman" w:hAnsi="Times New Roman" w:cs="Times New Roman"/>
            <w:sz w:val="24"/>
            <w:szCs w:val="24"/>
          </w:rPr>
          <w:delText xml:space="preserve">so far </w:delText>
        </w:r>
      </w:del>
      <w:r w:rsidR="00BF20B6">
        <w:rPr>
          <w:rFonts w:ascii="Times New Roman" w:hAnsi="Times New Roman" w:cs="Times New Roman"/>
          <w:sz w:val="24"/>
          <w:szCs w:val="24"/>
        </w:rPr>
        <w:t xml:space="preserve">have determined functional feeding groups (regardless of taxonomic affiliation of samples invertebrates) to be an essential variable explaining differences in microbiome composition across freshwater macroinvertebrates </w:t>
      </w:r>
      <w:r w:rsidR="00BF20B6">
        <w:rPr>
          <w:rFonts w:ascii="Times New Roman" w:hAnsi="Times New Roman" w:cs="Times New Roman"/>
          <w:sz w:val="24"/>
          <w:szCs w:val="24"/>
        </w:rPr>
        <w:fldChar w:fldCharType="begin" w:fldLock="1"/>
      </w:r>
      <w:r w:rsidR="008A6AB2">
        <w:rPr>
          <w:rFonts w:ascii="Times New Roman" w:hAnsi="Times New Roman" w:cs="Times New Roman"/>
          <w:sz w:val="24"/>
          <w:szCs w:val="24"/>
        </w:rPr>
        <w:instrText>ADDIN CSL_CITATION {"citationItems":[{"id":"ITEM-1","itemData":{"DOI":"10.1007/s10750-018-3671-3","ISSN":"15735117","abstract":"© 2018 Springer International Publishing AG, part of Springer Nature Little is known about the impacts of diet and environment on the composition and stability of gut microbial assemblages among freshwater macroinvertebrate functional feeding groups, compared to terrestrial counterparts. In this study, we compared gut microbial assemblages among functional feeding groups and environmental/dietary materials (biofilm and bacterioplankton) within and across two Northeastern Ohio streams differing in environmental conditions, following partial 16S rRNA sequence data analyses. Four functional feeding groups (filter feeders, grazers/collectors, omnivores, and predators) were uncovered in both streams, with significant differences in gut microbial community compositions among functional feeding groups within streams, and significant similarities in gut microbial community compositions between the same functional feeding groups across streams. Observed differences and similarities among functional feeding groups may be attributed to group-specific internal sorting processes due to physical and chemical properties (such as pH and oxygen levels) of the gut, which impact successful bacterial colonization. Results from this study provide insights into the impacts of diet and environment on the composition and stability of freshwater macroinvertebrate gut microbial assemblages. Results also provide a basis for further studies investigating initial establishment and colonization of gut microbiota across developmental stages, and potential gut microbial functions of importance to freshwater macroinvertebrate hosts.","author":[{"dropping-particle":"","family":"Ayayee","given":"P.A.","non-dropping-particle":"","parse-names":false,"suffix":""},{"dropping-particle":"","family":"Cosgrove","given":"C.R.","non-dropping-particle":"","parse-names":false,"suffix":""},{"dropping-particle":"","family":"Beckwith","given":"A.","non-dropping-particle":"","parse-names":false,"suffix":""},{"dropping-particle":"","family":"Roberto","given":"A.A.","non-dropping-particle":"","parse-names":false,"suffix":""},{"dropping-particle":"","family":"Leff","given":"L.G.","non-dropping-particle":"","parse-names":false,"suffix":""}],"container-title":"Hydrobiologia","id":"ITEM-1","issued":{"date-parts":[["2018"]]},"page":"157-172","title":"Gut bacterial assemblages of freshwater macroinvertebrate functional feeding groups","type":"article-journal","volume":"822"},"uris":["http://www.mendeley.com/documents/?uuid=e9035bc4-0a37-3be9-86b3-b970a99823b6"]},{"id":"ITEM-2","itemData":{"DOI":"10.1111/1462-2920.13187","ISBN":"1462-2912","ISSN":"14622920","PMID":"26690563","abstract":"Carrion decomposition is driven by complex relation- ships that affect necrobiome community (i.e. all organisms and their genes associated with a dead animal) interactions, such as insect species arrival time to carrion and microbial succession. Little is understood about how microbial communities inter- act with invertebrates at the aquatic–terrestrial habitat interface. The first objective of the study was to characterize internal microbial communities using high-throughput sequencing of 16S rRNA gene amplicons for aquatic insects (three mayfly species) in streams with salmon carcasses compared with those in streams without salmon carcasses. The second objective was to assess the epinecrotic microbial communities of decomposing salmon car- casses (Oncorhynchus keta) compared with those of terrestrial necrophagous insects (Calliphora terraenovae larvae and adults) associated with the carcasses. There was a significant difference in the internal microbiomes of mayflies collected in salmon carcass-bearing streams and in non-carcass streams, while the developmental stage of blow flies was the governing factor in structuring necrophagous insect internal microbiota. Furthermore, the necrophagous internal microbiome was influenced by the resource on which the larvae developed, and changes in the adult microbiome varied temporally. Overall, these carrion subsidy-driven networks respond to resource pulses with bottom-up effects on consumer microbial structure, as revealed by shifting communities over space","author":[{"dropping-particle":"","family":"Pechal","given":"Jennifer L.","non-dropping-particle":"","parse-names":false,"suffix":""},{"dropping-particle":"","family":"Benbow","given":"M. Eric","non-dropping-particle":"","parse-names":false,"suffix":""}],"container-title":"Environmental Microbiology","id":"ITEM-2","issue":"5","issued":{"date-parts":[["2016"]]},"page":"1511-1522","title":"Microbial ecology of the salmon necrobiome: Evidence salmon carrion decomposition influences aquatic and terrestrial insect microbiomes","type":"article-journal","volume":"18"},"uris":["http://www.mendeley.com/documents/?uuid=74cfed48-52ff-4ef3-8929-4d87b5dd8265"]},{"id":"ITEM-3","itemData":{"DOI":"10.1007/s10750-019-04097-w","ISSN":"1573-5117","abstract":"The roles of macroinvertebrate and microbial communities in stream ecosystems are recognized to be important to energy flow and nutrient cycling. While the linkages of these major groups of aquatic organisms have not been thoroughly investigated, determining how they interact is particularly important for understanding the mechanisms and potential evolutionary relationships that contribute to ecosystem processes, such as organic matter decomposition. We evaluated the microbiomes of several aquatic insect species differing in trophic ecology and belonging to different functional feeding groups at two sites along an Italian Alpine river with different elevation and environmental characteristics, one located above the tree line and the other in a forested environment. We found that the internal microbial communities of the different species significantly varied in taxonomic and functional composition and could be used to classify samples to both species and environment. We demonstrated that functional differences existed between the microbiota of different insect species with variable feeding behaviors, and that species differences were more important, in this context, than environmental or habitat conditions. These results provide new information on how the microbiomes of aquatic insects may potentially be influenced by their hosts and habitat conditions in Alpine streams.","author":[{"dropping-particle":"","family":"Receveur","given":"Joseph P","non-dropping-particle":"","parse-names":false,"suffix":""},{"dropping-particle":"","family":"Fenoglio","given":"Stefano","non-dropping-particle":"","parse-names":false,"suffix":""},{"dropping-particle":"","family":"Benbow","given":"M Eric","non-dropping-particle":"","parse-names":false,"suffix":""}],"container-title":"Hydrobiologia","id":"ITEM-3","issue":"2","issued":{"date-parts":[["2020"]]},"page":"331-344","title":"Insect-associated bacterial communities in an alpine stream","type":"article-journal","volume":"847"},"uris":["http://www.mendeley.com/documents/?uuid=27093fa1-9a06-494a-af0a-e59a4c987005"]},{"id":"ITEM-4","itemData":{"DOI":"10.1093/ae/46.3.173","ISSN":"1046-2821","abstract":"As can be said fondly of many human relationships, associations between insects and microorganisms go back a long way. Basic nutritIonal deficiencies, biochemical needs, and even sexual compatibility requirements in insects are met through microbial “partnerships” (Bourtzis and O'Neill 1998, Moran and Telang 1998). These relationships, falling into the original broad definition of symbioses as coined by de Bary (1879), are widespread, varied, and, in many cases, reflect a pronounced history of co-evolution (Buchner 1965, Moran and Telang 1998). Although there is also an impressive record of what might be considered “unhealthy” insect-microbe relationships (i.e., microorganisms that are pathogenic or parasitic to insects and other hosts [see Steinhaus 1967, Lysenko 1985, Federici and Maddox 1996]), our focus will be on relationships benefiting insects in some fundamental way, particularly nutritional mutualisms and the exploitation of microorganisms as food items. The term ‘microorganism’ and its derivatives used here will refer mainly to bacteria, fungi, and protozoa, with the acknowledgment that many groups of viruses and algae also interact closely with a variety of insect species. Bacterial, fungal, and protozoal associations with insects have been included in previous reviews (e.g., Buchner 1965, Steinhaus 1967, Boush and Coppel 1974, Breznak 1984a, Jones 1984, Campbell 1989, Prins and Kreulen 1991, Kane 1997, Douglas 1998). It is our intent to highlight several examples from a slightly different perspective, stressing the complexity and dynamic nature of many insect-microbe relationships as revealed through current techniques used in microbial ecology.","author":[{"dropping-particle":"","family":"Kaufman","given":"Michael G","non-dropping-particle":"","parse-names":false,"suffix":""},{"dropping-particle":"","family":"Walker","given":"Edward D","non-dropping-particle":"","parse-names":false,"suffix":""},{"dropping-particle":"","family":"Odelson","given":"David A","non-dropping-particle":"","parse-names":false,"suffix":""},{"dropping-particle":"","family":"Klug","given":"Michael J","non-dropping-particle":"","parse-names":false,"suffix":""}],"container-title":"American Entomologist","id":"ITEM-4","issue":"3","issued":{"date-parts":[["2000","7","1"]]},"page":"173-185","title":"Microbial Community Ecology &amp;amp; Insect Nutrition","type":"article-journal","volume":"46"},"uris":["http://www.mendeley.com/documents/?uuid=3944889a-deee-489a-8ab3-c263a6f34593","http://www.mendeley.com/documents/?uuid=38ef58d8-ec0b-4b67-97cf-bfce185a1ba1"]}],"mendeley":{"formattedCitation":"(Kaufman et al., 2000; Pechal and Benbow, 2016; Ayayee et al., 2018; Receveur et al., 2020)","plainTextFormattedCitation":"(Kaufman et al., 2000; Pechal and Benbow, 2016; Ayayee et al., 2018; Receveur et al., 2020)","previouslyFormattedCitation":"(Kaufman et al., 2000; Pechal and Benbow, 2016; Ayayee et al., 2018; Receveur et al., 2020)"},"properties":{"noteIndex":0},"schema":"https://github.com/citation-style-language/schema/raw/master/csl-citation.json"}</w:instrText>
      </w:r>
      <w:r w:rsidR="00BF20B6">
        <w:rPr>
          <w:rFonts w:ascii="Times New Roman" w:hAnsi="Times New Roman" w:cs="Times New Roman"/>
          <w:sz w:val="24"/>
          <w:szCs w:val="24"/>
        </w:rPr>
        <w:fldChar w:fldCharType="separate"/>
      </w:r>
      <w:r w:rsidR="00BF20B6" w:rsidRPr="008A2BE9">
        <w:rPr>
          <w:rFonts w:ascii="Times New Roman" w:hAnsi="Times New Roman" w:cs="Times New Roman"/>
          <w:noProof/>
          <w:sz w:val="24"/>
          <w:szCs w:val="24"/>
        </w:rPr>
        <w:t>(Kaufman et al., 2000; Pechal and Benbow, 2016; Ayayee et al., 2018; Receveur et al., 2020)</w:t>
      </w:r>
      <w:r w:rsidR="00BF20B6">
        <w:rPr>
          <w:rFonts w:ascii="Times New Roman" w:hAnsi="Times New Roman" w:cs="Times New Roman"/>
          <w:sz w:val="24"/>
          <w:szCs w:val="24"/>
        </w:rPr>
        <w:fldChar w:fldCharType="end"/>
      </w:r>
      <w:r w:rsidR="00BF20B6">
        <w:rPr>
          <w:rFonts w:ascii="Times New Roman" w:hAnsi="Times New Roman" w:cs="Times New Roman"/>
          <w:sz w:val="24"/>
          <w:szCs w:val="24"/>
        </w:rPr>
        <w:t xml:space="preserve">. Furthermore, </w:t>
      </w:r>
      <w:r w:rsidR="00015AF9">
        <w:rPr>
          <w:rFonts w:ascii="Times New Roman" w:hAnsi="Times New Roman" w:cs="Times New Roman"/>
          <w:sz w:val="24"/>
          <w:szCs w:val="24"/>
        </w:rPr>
        <w:t>A study of macroinvertebrate</w:t>
      </w:r>
      <w:r w:rsidR="00591DCD">
        <w:rPr>
          <w:rFonts w:ascii="Times New Roman" w:hAnsi="Times New Roman" w:cs="Times New Roman"/>
          <w:sz w:val="24"/>
          <w:szCs w:val="24"/>
        </w:rPr>
        <w:t xml:space="preserve"> gut microbiomes sample</w:t>
      </w:r>
      <w:r w:rsidR="00AA06F2">
        <w:rPr>
          <w:rFonts w:ascii="Times New Roman" w:hAnsi="Times New Roman" w:cs="Times New Roman"/>
          <w:sz w:val="24"/>
          <w:szCs w:val="24"/>
        </w:rPr>
        <w:t>s</w:t>
      </w:r>
      <w:r w:rsidR="00591DCD">
        <w:rPr>
          <w:rFonts w:ascii="Times New Roman" w:hAnsi="Times New Roman" w:cs="Times New Roman"/>
          <w:sz w:val="24"/>
          <w:szCs w:val="24"/>
        </w:rPr>
        <w:t xml:space="preserve"> </w:t>
      </w:r>
      <w:r w:rsidR="00015AF9">
        <w:rPr>
          <w:rFonts w:ascii="Times New Roman" w:hAnsi="Times New Roman" w:cs="Times New Roman"/>
          <w:sz w:val="24"/>
          <w:szCs w:val="24"/>
        </w:rPr>
        <w:t>collected f</w:t>
      </w:r>
      <w:r w:rsidR="00591DCD">
        <w:rPr>
          <w:rFonts w:ascii="Times New Roman" w:hAnsi="Times New Roman" w:cs="Times New Roman"/>
          <w:sz w:val="24"/>
          <w:szCs w:val="24"/>
        </w:rPr>
        <w:t>ro</w:t>
      </w:r>
      <w:r w:rsidR="00015AF9">
        <w:rPr>
          <w:rFonts w:ascii="Times New Roman" w:hAnsi="Times New Roman" w:cs="Times New Roman"/>
          <w:sz w:val="24"/>
          <w:szCs w:val="24"/>
        </w:rPr>
        <w:t xml:space="preserve">m two different streams in the same region did not uncover any stream-specific effects </w:t>
      </w:r>
      <w:r w:rsidR="00591DCD">
        <w:rPr>
          <w:rFonts w:ascii="Times New Roman" w:hAnsi="Times New Roman" w:cs="Times New Roman"/>
          <w:sz w:val="24"/>
          <w:szCs w:val="24"/>
        </w:rPr>
        <w:t xml:space="preserve">on gut microbiome composition </w:t>
      </w:r>
      <w:r w:rsidR="00015AF9">
        <w:rPr>
          <w:rFonts w:ascii="Times New Roman" w:hAnsi="Times New Roman" w:cs="Times New Roman"/>
          <w:sz w:val="24"/>
          <w:szCs w:val="24"/>
        </w:rPr>
        <w:fldChar w:fldCharType="begin" w:fldLock="1"/>
      </w:r>
      <w:r w:rsidR="00015AF9">
        <w:rPr>
          <w:rFonts w:ascii="Times New Roman" w:hAnsi="Times New Roman" w:cs="Times New Roman"/>
          <w:sz w:val="24"/>
          <w:szCs w:val="24"/>
        </w:rPr>
        <w:instrText>ADDIN CSL_CITATION {"citationItems":[{"id":"ITEM-1","itemData":{"DOI":"10.1007/s10750-018-3671-3","ISSN":"15735117","abstract":"© 2018 Springer International Publishing AG, part of Springer Nature Little is known about the impacts of diet and environment on the composition and stability of gut microbial assemblages among freshwater macroinvertebrate functional feeding groups, compared to terrestrial counterparts. In this study, we compared gut microbial assemblages among functional feeding groups and environmental/dietary materials (biofilm and bacterioplankton) within and across two Northeastern Ohio streams differing in environmental conditions, following partial 16S rRNA sequence data analyses. Four functional feeding groups (filter feeders, grazers/collectors, omnivores, and predators) were uncovered in both streams, with significant differences in gut microbial community compositions among functional feeding groups within streams, and significant similarities in gut microbial community compositions between the same functional feeding groups across streams. Observed differences and similarities among functional feeding groups may be attributed to group-specific internal sorting processes due to physical and chemical properties (such as pH and oxygen levels) of the gut, which impact successful bacterial colonization. Results from this study provide insights into the impacts of diet and environment on the composition and stability of freshwater macroinvertebrate gut microbial assemblages. Results also provide a basis for further studies investigating initial establishment and colonization of gut microbiota across developmental stages, and potential gut microbial functions of importance to freshwater macroinvertebrate hosts.","author":[{"dropping-particle":"","family":"Ayayee","given":"P.A.","non-dropping-particle":"","parse-names":false,"suffix":""},{"dropping-particle":"","family":"Cosgrove","given":"C.R.","non-dropping-particle":"","parse-names":false,"suffix":""},{"dropping-particle":"","family":"Beckwith","given":"A.","non-dropping-particle":"","parse-names":false,"suffix":""},{"dropping-particle":"","family":"Roberto","given":"A.A.","non-dropping-particle":"","parse-names":false,"suffix":""},{"dropping-particle":"","family":"Leff","given":"L.G.","non-dropping-particle":"","parse-names":false,"suffix":""}],"container-title":"Hydrobiologia","id":"ITEM-1","issued":{"date-parts":[["2018"]]},"page":"157-172","title":"Gut bacterial assemblages of freshwater macroinvertebrate functional feeding groups","type":"article-journal","volume":"822"},"uris":["http://www.mendeley.com/documents/?uuid=e9035bc4-0a37-3be9-86b3-b970a99823b6"]}],"mendeley":{"formattedCitation":"(Ayayee et al., 2018)","plainTextFormattedCitation":"(Ayayee et al., 2018)","previouslyFormattedCitation":"(Ayayee et al., 2018)"},"properties":{"noteIndex":0},"schema":"https://github.com/citation-style-language/schema/raw/master/csl-citation.json"}</w:instrText>
      </w:r>
      <w:r w:rsidR="00015AF9">
        <w:rPr>
          <w:rFonts w:ascii="Times New Roman" w:hAnsi="Times New Roman" w:cs="Times New Roman"/>
          <w:sz w:val="24"/>
          <w:szCs w:val="24"/>
        </w:rPr>
        <w:fldChar w:fldCharType="separate"/>
      </w:r>
      <w:r w:rsidR="00015AF9" w:rsidRPr="00015AF9">
        <w:rPr>
          <w:rFonts w:ascii="Times New Roman" w:hAnsi="Times New Roman" w:cs="Times New Roman"/>
          <w:noProof/>
          <w:sz w:val="24"/>
          <w:szCs w:val="24"/>
        </w:rPr>
        <w:t>(Ayayee et al., 2018)</w:t>
      </w:r>
      <w:r w:rsidR="00015AF9">
        <w:rPr>
          <w:rFonts w:ascii="Times New Roman" w:hAnsi="Times New Roman" w:cs="Times New Roman"/>
          <w:sz w:val="24"/>
          <w:szCs w:val="24"/>
        </w:rPr>
        <w:fldChar w:fldCharType="end"/>
      </w:r>
      <w:r w:rsidR="00591DCD">
        <w:rPr>
          <w:rFonts w:ascii="Times New Roman" w:hAnsi="Times New Roman" w:cs="Times New Roman"/>
          <w:sz w:val="24"/>
          <w:szCs w:val="24"/>
        </w:rPr>
        <w:t xml:space="preserve">. Similarly, another </w:t>
      </w:r>
      <w:r w:rsidR="00015AF9">
        <w:rPr>
          <w:rFonts w:ascii="Times New Roman" w:hAnsi="Times New Roman" w:cs="Times New Roman"/>
          <w:sz w:val="24"/>
          <w:szCs w:val="24"/>
        </w:rPr>
        <w:t>study</w:t>
      </w:r>
      <w:r w:rsidR="00591DCD">
        <w:rPr>
          <w:rFonts w:ascii="Times New Roman" w:hAnsi="Times New Roman" w:cs="Times New Roman"/>
          <w:sz w:val="24"/>
          <w:szCs w:val="24"/>
        </w:rPr>
        <w:t xml:space="preserve"> of macroinvertebrate gut microbiomes</w:t>
      </w:r>
      <w:r w:rsidR="00015AF9">
        <w:rPr>
          <w:rFonts w:ascii="Times New Roman" w:hAnsi="Times New Roman" w:cs="Times New Roman"/>
          <w:sz w:val="24"/>
          <w:szCs w:val="24"/>
        </w:rPr>
        <w:t xml:space="preserve"> </w:t>
      </w:r>
      <w:r w:rsidR="009C6816">
        <w:rPr>
          <w:rFonts w:ascii="Times New Roman" w:hAnsi="Times New Roman" w:cs="Times New Roman"/>
          <w:sz w:val="24"/>
          <w:szCs w:val="24"/>
        </w:rPr>
        <w:t xml:space="preserve">samples </w:t>
      </w:r>
      <w:r w:rsidR="00591DCD">
        <w:rPr>
          <w:rFonts w:ascii="Times New Roman" w:hAnsi="Times New Roman" w:cs="Times New Roman"/>
          <w:sz w:val="24"/>
          <w:szCs w:val="24"/>
        </w:rPr>
        <w:t>from</w:t>
      </w:r>
      <w:r w:rsidR="00015AF9">
        <w:rPr>
          <w:rFonts w:ascii="Times New Roman" w:hAnsi="Times New Roman" w:cs="Times New Roman"/>
          <w:sz w:val="24"/>
          <w:szCs w:val="24"/>
        </w:rPr>
        <w:t xml:space="preserve"> multiples sites along </w:t>
      </w:r>
      <w:r w:rsidR="00591DCD">
        <w:rPr>
          <w:rFonts w:ascii="Times New Roman" w:hAnsi="Times New Roman" w:cs="Times New Roman"/>
          <w:sz w:val="24"/>
          <w:szCs w:val="24"/>
        </w:rPr>
        <w:t>the</w:t>
      </w:r>
      <w:r w:rsidR="00015AF9">
        <w:rPr>
          <w:rFonts w:ascii="Times New Roman" w:hAnsi="Times New Roman" w:cs="Times New Roman"/>
          <w:sz w:val="24"/>
          <w:szCs w:val="24"/>
        </w:rPr>
        <w:t xml:space="preserve"> reach of one major river</w:t>
      </w:r>
      <w:r w:rsidR="00591DCD">
        <w:rPr>
          <w:rFonts w:ascii="Times New Roman" w:hAnsi="Times New Roman" w:cs="Times New Roman"/>
          <w:sz w:val="24"/>
          <w:szCs w:val="24"/>
        </w:rPr>
        <w:t xml:space="preserve"> did not uncover any significant site-specific effects on associated gut microbiomes </w:t>
      </w:r>
      <w:r w:rsidR="00015AF9">
        <w:rPr>
          <w:rFonts w:ascii="Times New Roman" w:hAnsi="Times New Roman" w:cs="Times New Roman"/>
          <w:sz w:val="24"/>
          <w:szCs w:val="24"/>
        </w:rPr>
        <w:fldChar w:fldCharType="begin" w:fldLock="1"/>
      </w:r>
      <w:r w:rsidR="00EE4453">
        <w:rPr>
          <w:rFonts w:ascii="Times New Roman" w:hAnsi="Times New Roman" w:cs="Times New Roman"/>
          <w:sz w:val="24"/>
          <w:szCs w:val="24"/>
        </w:rPr>
        <w:instrText>ADDIN CSL_CITATION {"citationItems":[{"id":"ITEM-1","itemData":{"DOI":"https://doi.org/10.1002/ece3.6993","ISSN":"2045-7758","abstract":"Abstract Freshwater macroinvertebrates play key ecological roles in riverine food webs, such as the transfer of nutrients to consumers and decomposition of organic matter. Although local habitat quality drives macroinvertebrate diversity and abundance, little is known about their microbiota. In most animals, the microbiota provides benefits, such as increasing the rate at which nutrients are metabolized, facilitating immune system development, and defending against pathogenic attack. Our objectives were to identify the bacteria within aquatic invertebrates and determine whether their composition varied with taxonomy, habitat, diet, and time of sample collection. In 2016 and 2017, we collected 264 aquatic invertebrates from the mainstem Saint John (Wolastoq) River in New Brunswick, Canada, representing 15 orders. We then amplified the V3-V4 hypervariable region of the 16S rRNA gene within each individual, which revealed nearly 20,000 bacterial operational taxonomic units (OTUs). The microbiota across all aquatic invertebrates were dominated by Proteobacteria (69.25% of the total sequence reads), but they differed significantly in beta diversity, both among host invertebrate taxa (genus-, family-, and order-levels) and temporally. In contrast to previous work, we observed no microbiota differences among functional feeding groups or traditional feeding habits, and neither water velocity nor microhabitat type structured microbiota variability. Our findings suggest that host invertebrate taxonomy was the most important factor in modulating the composition of the microbiota, likely through a combination of vertical and horizontal bacterial transmission, and evolutionary processes. This is one of the most comprehensive studies of freshwater invertebrate microbiota to date, and it underscores the need for future studies of invertebrate microbiota evolution and linkages to environmental bacteria and physico-chemical conditions.","author":[{"dropping-particle":"","family":"Kroetsch","given":"Shawn A","non-dropping-particle":"","parse-names":false,"suffix":""},{"dropping-particle":"","family":"Kidd","given":"Karen A","non-dropping-particle":"","parse-names":false,"suffix":""},{"dropping-particle":"","family":"Monk","given":"Wendy A","non-dropping-particle":"","parse-names":false,"suffix":""},{"dropping-particle":"","family":"Culp","given":"Joseph M","non-dropping-particle":"","parse-names":false,"suffix":""},{"dropping-particle":"","family":"Compson","given":"Zacchaeus G","non-dropping-particle":"","parse-names":false,"suffix":""},{"dropping-particle":"","family":"Pavey","given":"Scott A","non-dropping-particle":"","parse-names":false,"suffix":""}],"container-title":"Ecology and Evolution","id":"ITEM-1","issue":"n/a","issued":{"date-parts":[["2020","11"]]},"publisher":"John Wiley &amp; Sons, Ltd","title":"The effects of taxonomy, diet, and ecology on the microbiota of riverine macroinvertebrates","type":"article-journal","volume":"n/a"},"uris":["http://www.mendeley.com/documents/?uuid=f091b1cc-5794-415b-9fc8-737da2b8d603"]}],"mendeley":{"formattedCitation":"(Kroetsch et al., 2020)","plainTextFormattedCitation":"(Kroetsch et al., 2020)","previouslyFormattedCitation":"(Kroetsch et al., 2020)"},"properties":{"noteIndex":0},"schema":"https://github.com/citation-style-language/schema/raw/master/csl-citation.json"}</w:instrText>
      </w:r>
      <w:r w:rsidR="00015AF9">
        <w:rPr>
          <w:rFonts w:ascii="Times New Roman" w:hAnsi="Times New Roman" w:cs="Times New Roman"/>
          <w:sz w:val="24"/>
          <w:szCs w:val="24"/>
        </w:rPr>
        <w:fldChar w:fldCharType="separate"/>
      </w:r>
      <w:r w:rsidR="00015AF9" w:rsidRPr="00015AF9">
        <w:rPr>
          <w:rFonts w:ascii="Times New Roman" w:hAnsi="Times New Roman" w:cs="Times New Roman"/>
          <w:noProof/>
          <w:sz w:val="24"/>
          <w:szCs w:val="24"/>
        </w:rPr>
        <w:t>(Kroetsch et al., 2020)</w:t>
      </w:r>
      <w:r w:rsidR="00015AF9">
        <w:rPr>
          <w:rFonts w:ascii="Times New Roman" w:hAnsi="Times New Roman" w:cs="Times New Roman"/>
          <w:sz w:val="24"/>
          <w:szCs w:val="24"/>
        </w:rPr>
        <w:fldChar w:fldCharType="end"/>
      </w:r>
      <w:r w:rsidR="00015AF9">
        <w:rPr>
          <w:rFonts w:ascii="Times New Roman" w:hAnsi="Times New Roman" w:cs="Times New Roman"/>
          <w:sz w:val="24"/>
          <w:szCs w:val="24"/>
        </w:rPr>
        <w:t>.</w:t>
      </w:r>
      <w:r w:rsidR="003545C6">
        <w:rPr>
          <w:rFonts w:ascii="Times New Roman" w:hAnsi="Times New Roman" w:cs="Times New Roman"/>
          <w:sz w:val="24"/>
          <w:szCs w:val="24"/>
        </w:rPr>
        <w:t xml:space="preserve"> </w:t>
      </w:r>
      <w:del w:id="35" w:author="Wesner, Jeff S [2]" w:date="2022-08-16T09:01:00Z">
        <w:r w:rsidR="000B171B" w:rsidDel="007065B4">
          <w:rPr>
            <w:rFonts w:ascii="Times New Roman" w:hAnsi="Times New Roman" w:cs="Times New Roman"/>
            <w:sz w:val="24"/>
            <w:szCs w:val="24"/>
          </w:rPr>
          <w:delText>R</w:delText>
        </w:r>
        <w:r w:rsidR="00A76F2E" w:rsidDel="007065B4">
          <w:rPr>
            <w:rFonts w:ascii="Times New Roman" w:hAnsi="Times New Roman" w:cs="Times New Roman"/>
            <w:sz w:val="24"/>
            <w:szCs w:val="24"/>
          </w:rPr>
          <w:delText>esearch is required</w:delText>
        </w:r>
        <w:r w:rsidR="007A162B" w:rsidDel="007065B4">
          <w:rPr>
            <w:rFonts w:ascii="Times New Roman" w:hAnsi="Times New Roman" w:cs="Times New Roman"/>
            <w:sz w:val="24"/>
            <w:szCs w:val="24"/>
          </w:rPr>
          <w:delText xml:space="preserve"> to</w:delText>
        </w:r>
        <w:r w:rsidR="00A76F2E" w:rsidDel="007065B4">
          <w:rPr>
            <w:rFonts w:ascii="Times New Roman" w:hAnsi="Times New Roman" w:cs="Times New Roman"/>
            <w:sz w:val="24"/>
            <w:szCs w:val="24"/>
          </w:rPr>
          <w:delText xml:space="preserve"> </w:delText>
        </w:r>
        <w:r w:rsidR="000B171B" w:rsidDel="007065B4">
          <w:rPr>
            <w:rFonts w:ascii="Times New Roman" w:hAnsi="Times New Roman" w:cs="Times New Roman"/>
            <w:sz w:val="24"/>
            <w:szCs w:val="24"/>
          </w:rPr>
          <w:delText>explore the c</w:delText>
        </w:r>
        <w:r w:rsidR="003C1316" w:rsidDel="007065B4">
          <w:rPr>
            <w:rFonts w:ascii="Times New Roman" w:hAnsi="Times New Roman" w:cs="Times New Roman"/>
            <w:sz w:val="24"/>
            <w:szCs w:val="24"/>
          </w:rPr>
          <w:delText>o</w:delText>
        </w:r>
        <w:r w:rsidR="000B171B" w:rsidDel="007065B4">
          <w:rPr>
            <w:rFonts w:ascii="Times New Roman" w:hAnsi="Times New Roman" w:cs="Times New Roman"/>
            <w:sz w:val="24"/>
            <w:szCs w:val="24"/>
          </w:rPr>
          <w:delText xml:space="preserve">ntributions of </w:delText>
        </w:r>
        <w:r w:rsidR="00A76F2E" w:rsidDel="007065B4">
          <w:rPr>
            <w:rFonts w:ascii="Times New Roman" w:hAnsi="Times New Roman" w:cs="Times New Roman"/>
            <w:sz w:val="24"/>
            <w:szCs w:val="24"/>
          </w:rPr>
          <w:delText xml:space="preserve">factors </w:delText>
        </w:r>
        <w:r w:rsidR="000B171B" w:rsidDel="007065B4">
          <w:rPr>
            <w:rFonts w:ascii="Times New Roman" w:hAnsi="Times New Roman" w:cs="Times New Roman"/>
            <w:sz w:val="24"/>
            <w:szCs w:val="24"/>
          </w:rPr>
          <w:delText xml:space="preserve">(taxonomy, functional feeding group, stream location and underlying conditions) </w:delText>
        </w:r>
        <w:r w:rsidR="00A76F2E" w:rsidDel="007065B4">
          <w:rPr>
            <w:rFonts w:ascii="Times New Roman" w:hAnsi="Times New Roman" w:cs="Times New Roman"/>
            <w:sz w:val="24"/>
            <w:szCs w:val="24"/>
          </w:rPr>
          <w:delText>driv</w:delText>
        </w:r>
        <w:r w:rsidR="000B171B" w:rsidDel="007065B4">
          <w:rPr>
            <w:rFonts w:ascii="Times New Roman" w:hAnsi="Times New Roman" w:cs="Times New Roman"/>
            <w:sz w:val="24"/>
            <w:szCs w:val="24"/>
          </w:rPr>
          <w:delText>ing</w:delText>
        </w:r>
        <w:r w:rsidR="00A76F2E" w:rsidDel="007065B4">
          <w:rPr>
            <w:rFonts w:ascii="Times New Roman" w:hAnsi="Times New Roman" w:cs="Times New Roman"/>
            <w:sz w:val="24"/>
            <w:szCs w:val="24"/>
          </w:rPr>
          <w:delText xml:space="preserve"> the dynamics of gut microbial communities of freshwater macroinvertebrate</w:delText>
        </w:r>
        <w:r w:rsidR="00B0161D" w:rsidDel="007065B4">
          <w:rPr>
            <w:rFonts w:ascii="Times New Roman" w:hAnsi="Times New Roman" w:cs="Times New Roman"/>
            <w:sz w:val="24"/>
            <w:szCs w:val="24"/>
          </w:rPr>
          <w:delText>s</w:delText>
        </w:r>
        <w:r w:rsidR="007A162B" w:rsidDel="007065B4">
          <w:rPr>
            <w:rFonts w:ascii="Times New Roman" w:hAnsi="Times New Roman" w:cs="Times New Roman"/>
            <w:sz w:val="24"/>
            <w:szCs w:val="24"/>
          </w:rPr>
          <w:delText>.</w:delText>
        </w:r>
      </w:del>
    </w:p>
    <w:p w14:paraId="740DF0FE" w14:textId="16FDF886" w:rsidR="007A162B" w:rsidRDefault="007A162B" w:rsidP="00A5444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studies of terrestrial insect gut microbiomes, </w:t>
      </w:r>
      <w:r w:rsidR="0039781F">
        <w:rPr>
          <w:rFonts w:ascii="Times New Roman" w:hAnsi="Times New Roman" w:cs="Times New Roman"/>
          <w:sz w:val="24"/>
          <w:szCs w:val="24"/>
        </w:rPr>
        <w:t xml:space="preserve">stochastic and deterministic (at opposite ends of a spectrum) are important drivers of gut microbial assembly </w:t>
      </w:r>
      <w:r w:rsidR="0039781F">
        <w:rPr>
          <w:rFonts w:ascii="Times New Roman" w:hAnsi="Times New Roman" w:cs="Times New Roman"/>
          <w:sz w:val="24"/>
          <w:szCs w:val="24"/>
        </w:rPr>
        <w:fldChar w:fldCharType="begin" w:fldLock="1"/>
      </w:r>
      <w:r w:rsidR="008A6AB2">
        <w:rPr>
          <w:rFonts w:ascii="Times New Roman" w:hAnsi="Times New Roman" w:cs="Times New Roman"/>
          <w:sz w:val="24"/>
          <w:szCs w:val="24"/>
        </w:rPr>
        <w:instrText>ADDIN CSL_CITATION {"citationItems":[{"id":"ITEM-1","itemData":{"DOI":"10.1128/MMBR.00002-17","author":[{"dropping-particle":"","family":"Jizhong","given":"Zhou","non-dropping-particle":"","parse-names":false,"suffix":""},{"dropping-particle":"","family":"Daliang","given":"Ning","non-dropping-particle":"","parse-names":false,"suffix":""}],"container-title":"Microbiology and Molecular Biology Reviews","id":"ITEM-1","issue":"4","issued":{"date-parts":[["2017","10"]]},"page":"e00002-17","publisher":"American Society for Microbiology","title":"Stochastic Community Assembly: Does It Matter in Microbial Ecology?","type":"article-journal","volume":"81"},"uris":["http://www.mendeley.com/documents/?uuid=fb96c44a-6e2e-434d-9322-8fa1854d56b4","http://www.mendeley.com/documents/?uuid=54ecd807-d773-4788-9399-e40df84fad38"]},{"id":"ITEM-2","itemData":{"DOI":"10.1038/nrmicro2795","ISSN":"1740-1534","abstract":"Biogeography is the study of the distribution of organisms and the ecological and evolutionary processes that shape those distributions. Over the past decade, microbiologists have established the existence of biogeographic patterns among a wide variety of microorganisms, and interest is now shifting towards identifying the mechanisms that shape these patterns.Traditionally, mechanisms that shape the composition and diversity within species are considered to be evolutionary processes, and those that shape the composition and diversity among species are considered to be ecological processes. However, microbial biogeography studies often characterize diversity along a continuous scale of taxonomic resolution using the nucleotide sequences of a single marker gene. In this case, the boundary between ecological and evolutionary processes is particularly blurry. Hence, we merge concepts from both fields to describe the processes that shape microbial biogeographic patterns.Here, we propose a theoretical framework that describes just four processes — selection, drift, dispersal and mutation — which interact to create and maintain microbial biogeographic patterns at all taxonomic scales. As an illustrative example, we show how these processes shape the most commonly studied biogeographic pattern: the distance–decay relationship.We carried out a literature review to assess the evidence for the relative importance of these processes in shaping microbial biogeographic patterns. Although selection imposed by current environmental factors had the strongest influence on microbial spatial distributions, historical processes driven by dispersal limitation also influenced the distribution of at least some microorganisms from all domains of life and from various habitat types, spatial scales and taxonomic resolutions.As different combinations of the same four processes can interact to create the same pattern, we conclude that it remains difficult to disentangle the relative importance of selection, drift, dispersal and mutation by analysing distance–decay patterns alone. We suggest that the field might advance by emphasizing process over pattern: tailoring studies to detect and evaluate specific processes through manipulative experiments, temporal data sets and the incorporation of theoretical models.","author":[{"dropping-particle":"","family":"Hanson","given":"China A","non-dropping-particle":"","parse-names":false,"suffix":""},{"dropping-particle":"","family":"Fuhrman","given":"Jed A","non-dropping-particle":"","parse-names":false,"suffix":""},{"dropping-particle":"","family":"Horner-Devine","given":"M Claire","non-dropping-particle":"","parse-names":false,"suffix":""},{"dropping-particle":"","family":"Martiny","given":"Jennifer B H","non-dropping-particle":"","parse-names":false,"suffix":""}],"container-title":"Nature Reviews Microbiology","id":"ITEM-2","issue":"7","issued":{"date-parts":[["2012"]]},"page":"497-506","title":"Beyond biogeographic patterns: processes shaping the microbial landscape","type":"article-journal","volume":"10"},"uris":["http://www.mendeley.com/documents/?uuid=f9e06ef9-faaf-4203-b064-7a6eace88703","http://www.mendeley.com/documents/?uuid=1e4bc6e9-c8b6-4328-9131-4505400ccca4"]}],"mendeley":{"formattedCitation":"(Hanson et al., 2012; Jizhong and Daliang, 2017)","plainTextFormattedCitation":"(Hanson et al., 2012; Jizhong and Daliang, 2017)","previouslyFormattedCitation":"(Hanson et al., 2012; Jizhong and Daliang, 2017)"},"properties":{"noteIndex":0},"schema":"https://github.com/citation-style-language/schema/raw/master/csl-citation.json"}</w:instrText>
      </w:r>
      <w:r w:rsidR="0039781F">
        <w:rPr>
          <w:rFonts w:ascii="Times New Roman" w:hAnsi="Times New Roman" w:cs="Times New Roman"/>
          <w:sz w:val="24"/>
          <w:szCs w:val="24"/>
        </w:rPr>
        <w:fldChar w:fldCharType="separate"/>
      </w:r>
      <w:r w:rsidR="00C410FE" w:rsidRPr="00C410FE">
        <w:rPr>
          <w:rFonts w:ascii="Times New Roman" w:hAnsi="Times New Roman" w:cs="Times New Roman"/>
          <w:noProof/>
          <w:sz w:val="24"/>
          <w:szCs w:val="24"/>
        </w:rPr>
        <w:t>(Hanson et al., 2012; Jizhong and Daliang, 2017)</w:t>
      </w:r>
      <w:r w:rsidR="0039781F">
        <w:rPr>
          <w:rFonts w:ascii="Times New Roman" w:hAnsi="Times New Roman" w:cs="Times New Roman"/>
          <w:sz w:val="24"/>
          <w:szCs w:val="24"/>
        </w:rPr>
        <w:fldChar w:fldCharType="end"/>
      </w:r>
      <w:r w:rsidR="0039781F">
        <w:rPr>
          <w:rFonts w:ascii="Times New Roman" w:hAnsi="Times New Roman" w:cs="Times New Roman"/>
          <w:sz w:val="24"/>
          <w:szCs w:val="24"/>
        </w:rPr>
        <w:t>. Stochastic processes</w:t>
      </w:r>
      <w:r w:rsidR="004B3FE5">
        <w:rPr>
          <w:rFonts w:ascii="Times New Roman" w:hAnsi="Times New Roman" w:cs="Times New Roman"/>
          <w:sz w:val="24"/>
          <w:szCs w:val="24"/>
        </w:rPr>
        <w:t xml:space="preserve"> (or ecological processes) </w:t>
      </w:r>
      <w:r w:rsidR="0039781F">
        <w:rPr>
          <w:rFonts w:ascii="Times New Roman" w:hAnsi="Times New Roman" w:cs="Times New Roman"/>
          <w:sz w:val="24"/>
          <w:szCs w:val="24"/>
        </w:rPr>
        <w:t xml:space="preserve">such as priority </w:t>
      </w:r>
      <w:r w:rsidR="0039781F">
        <w:rPr>
          <w:rFonts w:ascii="Times New Roman" w:hAnsi="Times New Roman" w:cs="Times New Roman"/>
          <w:sz w:val="24"/>
          <w:szCs w:val="24"/>
        </w:rPr>
        <w:lastRenderedPageBreak/>
        <w:t>effects, dispersal limitation, and ecological drift have been determine</w:t>
      </w:r>
      <w:r w:rsidR="00AA06F2">
        <w:rPr>
          <w:rFonts w:ascii="Times New Roman" w:hAnsi="Times New Roman" w:cs="Times New Roman"/>
          <w:sz w:val="24"/>
          <w:szCs w:val="24"/>
        </w:rPr>
        <w:t>d</w:t>
      </w:r>
      <w:r w:rsidR="0039781F">
        <w:rPr>
          <w:rFonts w:ascii="Times New Roman" w:hAnsi="Times New Roman" w:cs="Times New Roman"/>
          <w:sz w:val="24"/>
          <w:szCs w:val="24"/>
        </w:rPr>
        <w:t xml:space="preserve"> to be responsible for variatio</w:t>
      </w:r>
      <w:r w:rsidR="00AA06F2">
        <w:rPr>
          <w:rFonts w:ascii="Times New Roman" w:hAnsi="Times New Roman" w:cs="Times New Roman"/>
          <w:sz w:val="24"/>
          <w:szCs w:val="24"/>
        </w:rPr>
        <w:t>n</w:t>
      </w:r>
      <w:r w:rsidR="0039781F">
        <w:rPr>
          <w:rFonts w:ascii="Times New Roman" w:hAnsi="Times New Roman" w:cs="Times New Roman"/>
          <w:sz w:val="24"/>
          <w:szCs w:val="24"/>
        </w:rPr>
        <w:t xml:space="preserve">s in microbial community composition in a large number of studies </w:t>
      </w:r>
      <w:r w:rsidR="0039781F">
        <w:rPr>
          <w:rFonts w:ascii="Times New Roman" w:hAnsi="Times New Roman" w:cs="Times New Roman"/>
          <w:sz w:val="24"/>
          <w:szCs w:val="24"/>
        </w:rPr>
        <w:fldChar w:fldCharType="begin" w:fldLock="1"/>
      </w:r>
      <w:r w:rsidR="008A6AB2">
        <w:rPr>
          <w:rFonts w:ascii="Times New Roman" w:hAnsi="Times New Roman" w:cs="Times New Roman"/>
          <w:sz w:val="24"/>
          <w:szCs w:val="24"/>
        </w:rPr>
        <w:instrText>ADDIN CSL_CITATION {"citationItems":[{"id":"ITEM-1","itemData":{"DOI":"10.1128/MMBR.00002-17","author":[{"dropping-particle":"","family":"Jizhong","given":"Zhou","non-dropping-particle":"","parse-names":false,"suffix":""},{"dropping-particle":"","family":"Daliang","given":"Ning","non-dropping-particle":"","parse-names":false,"suffix":""}],"container-title":"Microbiology and Molecular Biology Reviews","id":"ITEM-1","issue":"4","issued":{"date-parts":[["2017","10"]]},"page":"e00002-17","publisher":"American Society for Microbiology","title":"Stochastic Community Assembly: Does It Matter in Microbial Ecology?","type":"article-journal","volume":"81"},"uris":["http://www.mendeley.com/documents/?uuid=54ecd807-d773-4788-9399-e40df84fad38","http://www.mendeley.com/documents/?uuid=fb96c44a-6e2e-434d-9322-8fa1854d56b4"]}],"mendeley":{"formattedCitation":"(Jizhong and Daliang, 2017)","plainTextFormattedCitation":"(Jizhong and Daliang, 2017)","previouslyFormattedCitation":"(Jizhong and Daliang, 2017)"},"properties":{"noteIndex":0},"schema":"https://github.com/citation-style-language/schema/raw/master/csl-citation.json"}</w:instrText>
      </w:r>
      <w:r w:rsidR="0039781F">
        <w:rPr>
          <w:rFonts w:ascii="Times New Roman" w:hAnsi="Times New Roman" w:cs="Times New Roman"/>
          <w:sz w:val="24"/>
          <w:szCs w:val="24"/>
        </w:rPr>
        <w:fldChar w:fldCharType="separate"/>
      </w:r>
      <w:r w:rsidR="0039781F" w:rsidRPr="0039781F">
        <w:rPr>
          <w:rFonts w:ascii="Times New Roman" w:hAnsi="Times New Roman" w:cs="Times New Roman"/>
          <w:noProof/>
          <w:sz w:val="24"/>
          <w:szCs w:val="24"/>
        </w:rPr>
        <w:t>(Jizhong and Daliang, 2017)</w:t>
      </w:r>
      <w:r w:rsidR="0039781F">
        <w:rPr>
          <w:rFonts w:ascii="Times New Roman" w:hAnsi="Times New Roman" w:cs="Times New Roman"/>
          <w:sz w:val="24"/>
          <w:szCs w:val="24"/>
        </w:rPr>
        <w:fldChar w:fldCharType="end"/>
      </w:r>
      <w:r w:rsidR="0039781F">
        <w:rPr>
          <w:rFonts w:ascii="Times New Roman" w:hAnsi="Times New Roman" w:cs="Times New Roman"/>
          <w:sz w:val="24"/>
          <w:szCs w:val="24"/>
        </w:rPr>
        <w:t>. Similarly, various deterministic factors</w:t>
      </w:r>
      <w:r w:rsidR="004B3FE5">
        <w:rPr>
          <w:rFonts w:ascii="Times New Roman" w:hAnsi="Times New Roman" w:cs="Times New Roman"/>
          <w:sz w:val="24"/>
          <w:szCs w:val="24"/>
        </w:rPr>
        <w:t xml:space="preserve"> (or evolutionary processes)</w:t>
      </w:r>
      <w:r w:rsidR="00A84F17">
        <w:rPr>
          <w:rFonts w:ascii="Times New Roman" w:hAnsi="Times New Roman" w:cs="Times New Roman"/>
          <w:sz w:val="24"/>
          <w:szCs w:val="24"/>
        </w:rPr>
        <w:t xml:space="preserve"> </w:t>
      </w:r>
      <w:r w:rsidR="0039781F">
        <w:rPr>
          <w:rFonts w:ascii="Times New Roman" w:hAnsi="Times New Roman" w:cs="Times New Roman"/>
          <w:sz w:val="24"/>
          <w:szCs w:val="24"/>
        </w:rPr>
        <w:t xml:space="preserve">have </w:t>
      </w:r>
      <w:r w:rsidR="00A84F17">
        <w:rPr>
          <w:rFonts w:ascii="Times New Roman" w:hAnsi="Times New Roman" w:cs="Times New Roman"/>
          <w:sz w:val="24"/>
          <w:szCs w:val="24"/>
        </w:rPr>
        <w:t xml:space="preserve">also been uncovered to considerably account for variations in microbial community composition (free-living and host-associated). Deterministic processes mainly involve </w:t>
      </w:r>
      <w:del w:id="36" w:author="Wesner, Jeff S [2]" w:date="2022-08-16T09:02:00Z">
        <w:r w:rsidR="00A84F17" w:rsidDel="007065B4">
          <w:rPr>
            <w:rFonts w:ascii="Times New Roman" w:hAnsi="Times New Roman" w:cs="Times New Roman"/>
            <w:sz w:val="24"/>
            <w:szCs w:val="24"/>
          </w:rPr>
          <w:delText>heterogeneity/differences</w:delText>
        </w:r>
      </w:del>
      <w:ins w:id="37" w:author="Wesner, Jeff S [2]" w:date="2022-08-16T09:02:00Z">
        <w:r w:rsidR="007065B4">
          <w:rPr>
            <w:rFonts w:ascii="Times New Roman" w:hAnsi="Times New Roman" w:cs="Times New Roman"/>
            <w:sz w:val="24"/>
            <w:szCs w:val="24"/>
          </w:rPr>
          <w:t>variation</w:t>
        </w:r>
      </w:ins>
      <w:r w:rsidR="00A84F17">
        <w:rPr>
          <w:rFonts w:ascii="Times New Roman" w:hAnsi="Times New Roman" w:cs="Times New Roman"/>
          <w:sz w:val="24"/>
          <w:szCs w:val="24"/>
        </w:rPr>
        <w:t xml:space="preserve"> in environmental parameters (pH, salinity, DO, etc.,), local habitat conditions, nutrient availability, and</w:t>
      </w:r>
      <w:r w:rsidR="00B851A8">
        <w:rPr>
          <w:rFonts w:ascii="Times New Roman" w:hAnsi="Times New Roman" w:cs="Times New Roman"/>
          <w:sz w:val="24"/>
          <w:szCs w:val="24"/>
        </w:rPr>
        <w:t xml:space="preserve">, ultimately, </w:t>
      </w:r>
      <w:commentRangeStart w:id="38"/>
      <w:r w:rsidR="00A84F17">
        <w:rPr>
          <w:rFonts w:ascii="Times New Roman" w:hAnsi="Times New Roman" w:cs="Times New Roman"/>
          <w:sz w:val="24"/>
          <w:szCs w:val="24"/>
        </w:rPr>
        <w:t>species traits</w:t>
      </w:r>
      <w:r w:rsidR="00B851A8">
        <w:rPr>
          <w:rFonts w:ascii="Times New Roman" w:hAnsi="Times New Roman" w:cs="Times New Roman"/>
          <w:sz w:val="24"/>
          <w:szCs w:val="24"/>
        </w:rPr>
        <w:t xml:space="preserve"> and how th</w:t>
      </w:r>
      <w:r w:rsidR="001021D1">
        <w:rPr>
          <w:rFonts w:ascii="Times New Roman" w:hAnsi="Times New Roman" w:cs="Times New Roman"/>
          <w:sz w:val="24"/>
          <w:szCs w:val="24"/>
        </w:rPr>
        <w:t>ose</w:t>
      </w:r>
      <w:r w:rsidR="00B851A8">
        <w:rPr>
          <w:rFonts w:ascii="Times New Roman" w:hAnsi="Times New Roman" w:cs="Times New Roman"/>
          <w:sz w:val="24"/>
          <w:szCs w:val="24"/>
        </w:rPr>
        <w:t xml:space="preserve"> affect evolution</w:t>
      </w:r>
      <w:r w:rsidR="00C410FE">
        <w:rPr>
          <w:rFonts w:ascii="Times New Roman" w:hAnsi="Times New Roman" w:cs="Times New Roman"/>
          <w:sz w:val="24"/>
          <w:szCs w:val="24"/>
        </w:rPr>
        <w:t xml:space="preserve"> </w:t>
      </w:r>
      <w:commentRangeEnd w:id="38"/>
      <w:r w:rsidR="007065B4">
        <w:rPr>
          <w:rStyle w:val="CommentReference"/>
        </w:rPr>
        <w:commentReference w:id="38"/>
      </w:r>
      <w:r w:rsidR="00C410FE">
        <w:rPr>
          <w:rFonts w:ascii="Times New Roman" w:hAnsi="Times New Roman" w:cs="Times New Roman"/>
          <w:sz w:val="24"/>
          <w:szCs w:val="24"/>
        </w:rPr>
        <w:fldChar w:fldCharType="begin" w:fldLock="1"/>
      </w:r>
      <w:r w:rsidR="008A6AB2">
        <w:rPr>
          <w:rFonts w:ascii="Times New Roman" w:hAnsi="Times New Roman" w:cs="Times New Roman"/>
          <w:sz w:val="24"/>
          <w:szCs w:val="24"/>
        </w:rPr>
        <w:instrText>ADDIN CSL_CITATION {"citationItems":[{"id":"ITEM-1","itemData":{"DOI":"10.1128/MMBR.00002-17","author":[{"dropping-particle":"","family":"Jizhong","given":"Zhou","non-dropping-particle":"","parse-names":false,"suffix":""},{"dropping-particle":"","family":"Daliang","given":"Ning","non-dropping-particle":"","parse-names":false,"suffix":""}],"container-title":"Microbiology and Molecular Biology Reviews","id":"ITEM-1","issue":"4","issued":{"date-parts":[["2017","10"]]},"page":"e00002-17","publisher":"American Society for Microbiology","title":"Stochastic Community Assembly: Does It Matter in Microbial Ecology?","type":"article-journal","volume":"81"},"uris":["http://www.mendeley.com/documents/?uuid=54ecd807-d773-4788-9399-e40df84fad38","http://www.mendeley.com/documents/?uuid=fb96c44a-6e2e-434d-9322-8fa1854d56b4"]}],"mendeley":{"formattedCitation":"(Jizhong and Daliang, 2017)","plainTextFormattedCitation":"(Jizhong and Daliang, 2017)","previouslyFormattedCitation":"(Jizhong and Daliang, 2017)"},"properties":{"noteIndex":0},"schema":"https://github.com/citation-style-language/schema/raw/master/csl-citation.json"}</w:instrText>
      </w:r>
      <w:r w:rsidR="00C410FE">
        <w:rPr>
          <w:rFonts w:ascii="Times New Roman" w:hAnsi="Times New Roman" w:cs="Times New Roman"/>
          <w:sz w:val="24"/>
          <w:szCs w:val="24"/>
        </w:rPr>
        <w:fldChar w:fldCharType="separate"/>
      </w:r>
      <w:r w:rsidR="00C410FE" w:rsidRPr="00C410FE">
        <w:rPr>
          <w:rFonts w:ascii="Times New Roman" w:hAnsi="Times New Roman" w:cs="Times New Roman"/>
          <w:noProof/>
          <w:sz w:val="24"/>
          <w:szCs w:val="24"/>
        </w:rPr>
        <w:t>(Jizhong and Daliang, 2017)</w:t>
      </w:r>
      <w:r w:rsidR="00C410FE">
        <w:rPr>
          <w:rFonts w:ascii="Times New Roman" w:hAnsi="Times New Roman" w:cs="Times New Roman"/>
          <w:sz w:val="24"/>
          <w:szCs w:val="24"/>
        </w:rPr>
        <w:fldChar w:fldCharType="end"/>
      </w:r>
      <w:r w:rsidR="00C410FE">
        <w:rPr>
          <w:rFonts w:ascii="Times New Roman" w:hAnsi="Times New Roman" w:cs="Times New Roman"/>
          <w:sz w:val="24"/>
          <w:szCs w:val="24"/>
        </w:rPr>
        <w:t>.</w:t>
      </w:r>
      <w:r w:rsidR="00B851A8">
        <w:rPr>
          <w:rFonts w:ascii="Times New Roman" w:hAnsi="Times New Roman" w:cs="Times New Roman"/>
          <w:sz w:val="24"/>
          <w:szCs w:val="24"/>
        </w:rPr>
        <w:t xml:space="preserve">  These insights have </w:t>
      </w:r>
      <w:del w:id="39" w:author="Wesner, Jeff S [2]" w:date="2022-08-16T09:03:00Z">
        <w:r w:rsidR="00B851A8" w:rsidDel="007065B4">
          <w:rPr>
            <w:rFonts w:ascii="Times New Roman" w:hAnsi="Times New Roman" w:cs="Times New Roman"/>
            <w:sz w:val="24"/>
            <w:szCs w:val="24"/>
          </w:rPr>
          <w:delText>led to the generation of</w:delText>
        </w:r>
      </w:del>
      <w:ins w:id="40" w:author="Wesner, Jeff S [2]" w:date="2022-08-16T09:03:00Z">
        <w:r w:rsidR="007065B4">
          <w:rPr>
            <w:rFonts w:ascii="Times New Roman" w:hAnsi="Times New Roman" w:cs="Times New Roman"/>
            <w:sz w:val="24"/>
            <w:szCs w:val="24"/>
          </w:rPr>
          <w:t>generated</w:t>
        </w:r>
      </w:ins>
      <w:r w:rsidR="00B851A8">
        <w:rPr>
          <w:rFonts w:ascii="Times New Roman" w:hAnsi="Times New Roman" w:cs="Times New Roman"/>
          <w:sz w:val="24"/>
          <w:szCs w:val="24"/>
        </w:rPr>
        <w:t xml:space="preserve"> various conceptual frameworks </w:t>
      </w:r>
      <w:r w:rsidR="00A72067">
        <w:rPr>
          <w:rFonts w:ascii="Times New Roman" w:hAnsi="Times New Roman" w:cs="Times New Roman"/>
          <w:sz w:val="24"/>
          <w:szCs w:val="24"/>
        </w:rPr>
        <w:t>with</w:t>
      </w:r>
      <w:r w:rsidR="00B851A8">
        <w:rPr>
          <w:rFonts w:ascii="Times New Roman" w:hAnsi="Times New Roman" w:cs="Times New Roman"/>
          <w:sz w:val="24"/>
          <w:szCs w:val="24"/>
        </w:rPr>
        <w:t xml:space="preserve"> which to assess dynamics governing</w:t>
      </w:r>
      <w:r w:rsidR="006171C8">
        <w:rPr>
          <w:rFonts w:ascii="Times New Roman" w:hAnsi="Times New Roman" w:cs="Times New Roman"/>
          <w:sz w:val="24"/>
          <w:szCs w:val="24"/>
        </w:rPr>
        <w:t xml:space="preserve"> community</w:t>
      </w:r>
      <w:r w:rsidR="00B851A8">
        <w:rPr>
          <w:rFonts w:ascii="Times New Roman" w:hAnsi="Times New Roman" w:cs="Times New Roman"/>
          <w:sz w:val="24"/>
          <w:szCs w:val="24"/>
        </w:rPr>
        <w:t xml:space="preserve"> assembly</w:t>
      </w:r>
      <w:r w:rsidR="006171C8">
        <w:rPr>
          <w:rFonts w:ascii="Times New Roman" w:hAnsi="Times New Roman" w:cs="Times New Roman"/>
          <w:sz w:val="24"/>
          <w:szCs w:val="24"/>
        </w:rPr>
        <w:t xml:space="preserve"> </w:t>
      </w:r>
      <w:r w:rsidR="006171C8">
        <w:rPr>
          <w:rFonts w:ascii="Times New Roman" w:hAnsi="Times New Roman" w:cs="Times New Roman"/>
          <w:sz w:val="24"/>
          <w:szCs w:val="24"/>
        </w:rPr>
        <w:fldChar w:fldCharType="begin" w:fldLock="1"/>
      </w:r>
      <w:r w:rsidR="008A6AB2">
        <w:rPr>
          <w:rFonts w:ascii="Times New Roman" w:hAnsi="Times New Roman" w:cs="Times New Roman"/>
          <w:sz w:val="24"/>
          <w:szCs w:val="24"/>
        </w:rPr>
        <w:instrText>ADDIN CSL_CITATION {"citationItems":[{"id":"ITEM-1","itemData":{"DOI":"10.1086/652373","ISSN":"0033-5770","abstract":"ABSTRACT Community ecology is often perceived as a mess, given the seemingly vast number of processes that can underlie the many patterns of interest, and the apparent uniqueness of each study system. However, at the most general level, patterns in the composition and diversity of speciesthe subject matter of community ecologyare influenced by only four classes of process: selection, drift, speciation, and dispersal. Selection represents deterministic fitness differences among species, drift represents stochastic changes in species abundance, speciation creates new species, and dispersal is the movement of organisms across space. All theoretical and conceptual models in community ecology can be understood with respect to their emphasis on these four processes. Empirical evidence exists for all of these processes and many of their interactions, with a predominance of studies on selection. Organizing the material of community ecology according to this framework can clarify the essential similarities and differences among the many conceptual and theoretical approaches to the discipline, and it can also allow for the articulation of a very general theory of community dynamics: species are added to communities via speciation and dispersal, and the relative abundances of these species are then shaped by drift and selection, as well as ongoing dispersal, to drive community dynamics.","author":[{"dropping-particle":"","family":"Vellend","given":"Mark","non-dropping-particle":"","parse-names":false,"suffix":""}],"container-title":"The Quarterly Review of Biology","id":"ITEM-1","issue":"2","issued":{"date-parts":[["2010","6"]]},"page":"183-206","publisher":"The University of Chicago Press","title":"Conceptual Synthesis in Community Ecology","type":"article-journal","volume":"85"},"uris":["http://www.mendeley.com/documents/?uuid=667004a3-304a-4021-a9fc-c21d0852a0a8","http://www.mendeley.com/documents/?uuid=08fc2f75-1e48-4388-a1b1-42a3e74949ae"]}],"mendeley":{"formattedCitation":"(Vellend, 2010)","plainTextFormattedCitation":"(Vellend, 2010)","previouslyFormattedCitation":"(Vellend, 2010)"},"properties":{"noteIndex":0},"schema":"https://github.com/citation-style-language/schema/raw/master/csl-citation.json"}</w:instrText>
      </w:r>
      <w:r w:rsidR="006171C8">
        <w:rPr>
          <w:rFonts w:ascii="Times New Roman" w:hAnsi="Times New Roman" w:cs="Times New Roman"/>
          <w:sz w:val="24"/>
          <w:szCs w:val="24"/>
        </w:rPr>
        <w:fldChar w:fldCharType="separate"/>
      </w:r>
      <w:r w:rsidR="006171C8" w:rsidRPr="006171C8">
        <w:rPr>
          <w:rFonts w:ascii="Times New Roman" w:hAnsi="Times New Roman" w:cs="Times New Roman"/>
          <w:noProof/>
          <w:sz w:val="24"/>
          <w:szCs w:val="24"/>
        </w:rPr>
        <w:t>(Vellend, 2010)</w:t>
      </w:r>
      <w:r w:rsidR="006171C8">
        <w:rPr>
          <w:rFonts w:ascii="Times New Roman" w:hAnsi="Times New Roman" w:cs="Times New Roman"/>
          <w:sz w:val="24"/>
          <w:szCs w:val="24"/>
        </w:rPr>
        <w:fldChar w:fldCharType="end"/>
      </w:r>
      <w:r w:rsidR="006171C8">
        <w:rPr>
          <w:rFonts w:ascii="Times New Roman" w:hAnsi="Times New Roman" w:cs="Times New Roman"/>
          <w:sz w:val="24"/>
          <w:szCs w:val="24"/>
        </w:rPr>
        <w:t xml:space="preserve"> and</w:t>
      </w:r>
      <w:r w:rsidR="001021D1">
        <w:rPr>
          <w:rFonts w:ascii="Times New Roman" w:hAnsi="Times New Roman" w:cs="Times New Roman"/>
          <w:sz w:val="24"/>
          <w:szCs w:val="24"/>
        </w:rPr>
        <w:t>,</w:t>
      </w:r>
      <w:r w:rsidR="006171C8">
        <w:rPr>
          <w:rFonts w:ascii="Times New Roman" w:hAnsi="Times New Roman" w:cs="Times New Roman"/>
          <w:sz w:val="24"/>
          <w:szCs w:val="24"/>
        </w:rPr>
        <w:t xml:space="preserve"> by extension</w:t>
      </w:r>
      <w:r w:rsidR="001021D1">
        <w:rPr>
          <w:rFonts w:ascii="Times New Roman" w:hAnsi="Times New Roman" w:cs="Times New Roman"/>
          <w:sz w:val="24"/>
          <w:szCs w:val="24"/>
        </w:rPr>
        <w:t>,</w:t>
      </w:r>
      <w:r w:rsidR="006171C8">
        <w:rPr>
          <w:rFonts w:ascii="Times New Roman" w:hAnsi="Times New Roman" w:cs="Times New Roman"/>
          <w:sz w:val="24"/>
          <w:szCs w:val="24"/>
        </w:rPr>
        <w:t xml:space="preserve"> gut microbial community assembly </w:t>
      </w:r>
      <w:r w:rsidR="00B851A8">
        <w:rPr>
          <w:rFonts w:ascii="Times New Roman" w:hAnsi="Times New Roman" w:cs="Times New Roman"/>
          <w:sz w:val="24"/>
          <w:szCs w:val="24"/>
        </w:rPr>
        <w:t>in insects</w:t>
      </w:r>
      <w:r w:rsidR="006171C8">
        <w:rPr>
          <w:rFonts w:ascii="Times New Roman" w:hAnsi="Times New Roman" w:cs="Times New Roman"/>
          <w:sz w:val="24"/>
          <w:szCs w:val="24"/>
        </w:rPr>
        <w:t xml:space="preserve"> </w:t>
      </w:r>
      <w:r w:rsidR="006171C8">
        <w:rPr>
          <w:rFonts w:ascii="Times New Roman" w:hAnsi="Times New Roman" w:cs="Times New Roman"/>
          <w:sz w:val="24"/>
          <w:szCs w:val="24"/>
        </w:rPr>
        <w:fldChar w:fldCharType="begin" w:fldLock="1"/>
      </w:r>
      <w:r w:rsidR="008A6AB2">
        <w:rPr>
          <w:rFonts w:ascii="Times New Roman" w:hAnsi="Times New Roman" w:cs="Times New Roman"/>
          <w:sz w:val="24"/>
          <w:szCs w:val="24"/>
        </w:rPr>
        <w:instrText>ADDIN CSL_CITATION {"citationItems":[{"id":"ITEM-1","itemData":{"DOI":"https://doi.org/10.1002/ece3.5754","ISSN":"2045-7758","abstract":"Abstract Microbial organisms are ubiquitous in nature and often form communities closely associated with their host, referred to as the microbiome. The microbiome has strong influence on species interactions, but microbiome studies rarely take interactions between hosts into account, and network interaction studies rarely consider microbiomes. Here, we propose to use metacommunity theory as a framework to unify research on microbiomes and host communities by considering host insects and their microbes as discretely defined ?communities of communities? linked by dispersal (transmission) through biotic interactions. We provide an overview of the effects of heritable symbiotic bacteria on their insect hosts and how those effects subsequently influence host interactions, thereby altering the host community. We suggest multiple scenarios for integrating the microbiome into metacommunity ecology and demonstrate ways in which to employ and parameterize models of symbiont transmission to quantitatively assess metacommunity processes in host-associated microbial systems. Successfully incorporating microbiota into community-level studies is a crucial step for understanding the importance of the microbiome to host species and their interactions.","author":[{"dropping-particle":"","family":"Brown","given":"Joel J","non-dropping-particle":"","parse-names":false,"suffix":""},{"dropping-particle":"","family":"Mihaljevic","given":"Joseph R","non-dropping-particle":"","parse-names":false,"suffix":""},{"dropping-particle":"","family":"Marteaux","given":"Lauren","non-dropping-particle":"Des","parse-names":false,"suffix":""},{"dropping-particle":"","family":"Hrček","given":"Jan","non-dropping-particle":"","parse-names":false,"suffix":""}],"container-title":"Ecology and Evolution","id":"ITEM-1","issue":"3","issued":{"date-parts":[["2020","2"]]},"page":"1703-1721","publisher":"John Wiley &amp; Sons, Ltd","title":"Metacommunity theory for transmission of heritable symbionts within insect communities","type":"article-journal","volume":"10"},"uris":["http://www.mendeley.com/documents/?uuid=173fcc0b-0614-474c-9ef1-7184ac76aa0b","http://www.mendeley.com/documents/?uuid=eac88357-de8a-4d44-a872-93f2cfb47ba3"]}],"mendeley":{"formattedCitation":"(Brown et al., 2020)","plainTextFormattedCitation":"(Brown et al., 2020)","previouslyFormattedCitation":"(Brown et al., 2020)"},"properties":{"noteIndex":0},"schema":"https://github.com/citation-style-language/schema/raw/master/csl-citation.json"}</w:instrText>
      </w:r>
      <w:r w:rsidR="006171C8">
        <w:rPr>
          <w:rFonts w:ascii="Times New Roman" w:hAnsi="Times New Roman" w:cs="Times New Roman"/>
          <w:sz w:val="24"/>
          <w:szCs w:val="24"/>
        </w:rPr>
        <w:fldChar w:fldCharType="separate"/>
      </w:r>
      <w:r w:rsidR="006171C8" w:rsidRPr="006171C8">
        <w:rPr>
          <w:rFonts w:ascii="Times New Roman" w:hAnsi="Times New Roman" w:cs="Times New Roman"/>
          <w:noProof/>
          <w:sz w:val="24"/>
          <w:szCs w:val="24"/>
        </w:rPr>
        <w:t>(Brown et al., 2020)</w:t>
      </w:r>
      <w:r w:rsidR="006171C8">
        <w:rPr>
          <w:rFonts w:ascii="Times New Roman" w:hAnsi="Times New Roman" w:cs="Times New Roman"/>
          <w:sz w:val="24"/>
          <w:szCs w:val="24"/>
        </w:rPr>
        <w:fldChar w:fldCharType="end"/>
      </w:r>
      <w:commentRangeStart w:id="41"/>
      <w:r w:rsidR="006171C8">
        <w:rPr>
          <w:rFonts w:ascii="Times New Roman" w:hAnsi="Times New Roman" w:cs="Times New Roman"/>
          <w:sz w:val="24"/>
          <w:szCs w:val="24"/>
        </w:rPr>
        <w:t>.</w:t>
      </w:r>
      <w:commentRangeEnd w:id="41"/>
      <w:r w:rsidR="00412CF5">
        <w:rPr>
          <w:rStyle w:val="CommentReference"/>
        </w:rPr>
        <w:commentReference w:id="41"/>
      </w:r>
    </w:p>
    <w:p w14:paraId="380FEE5D" w14:textId="31A00A62" w:rsidR="009901F9" w:rsidRDefault="003545C6" w:rsidP="00E94D8B">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this study, w</w:t>
      </w:r>
      <w:r w:rsidR="003718AF" w:rsidRPr="003718AF">
        <w:rPr>
          <w:rFonts w:ascii="Times New Roman" w:hAnsi="Times New Roman" w:cs="Times New Roman"/>
          <w:sz w:val="24"/>
          <w:szCs w:val="24"/>
        </w:rPr>
        <w:t xml:space="preserve">e sought to </w:t>
      </w:r>
      <w:proofErr w:type="spellStart"/>
      <w:r w:rsidR="003718AF" w:rsidRPr="003718AF">
        <w:rPr>
          <w:rFonts w:ascii="Times New Roman" w:hAnsi="Times New Roman" w:cs="Times New Roman"/>
          <w:sz w:val="24"/>
          <w:szCs w:val="24"/>
        </w:rPr>
        <w:t>asses</w:t>
      </w:r>
      <w:proofErr w:type="spellEnd"/>
      <w:r w:rsidR="003718AF" w:rsidRPr="003718AF">
        <w:rPr>
          <w:rFonts w:ascii="Times New Roman" w:hAnsi="Times New Roman" w:cs="Times New Roman"/>
          <w:sz w:val="24"/>
          <w:szCs w:val="24"/>
        </w:rPr>
        <w:t xml:space="preserve"> whether geographic location, taxonomy</w:t>
      </w:r>
      <w:r w:rsidR="003718AF">
        <w:rPr>
          <w:rFonts w:ascii="Times New Roman" w:hAnsi="Times New Roman" w:cs="Times New Roman"/>
          <w:sz w:val="24"/>
          <w:szCs w:val="24"/>
        </w:rPr>
        <w:t xml:space="preserve"> </w:t>
      </w:r>
      <w:r w:rsidR="003718AF" w:rsidRPr="003718AF">
        <w:rPr>
          <w:rFonts w:ascii="Times New Roman" w:hAnsi="Times New Roman" w:cs="Times New Roman"/>
          <w:sz w:val="24"/>
          <w:szCs w:val="24"/>
        </w:rPr>
        <w:t>(</w:t>
      </w:r>
      <w:r w:rsidR="00E8459F">
        <w:rPr>
          <w:rFonts w:ascii="Times New Roman" w:hAnsi="Times New Roman" w:cs="Times New Roman"/>
          <w:sz w:val="24"/>
          <w:szCs w:val="24"/>
        </w:rPr>
        <w:t>O</w:t>
      </w:r>
      <w:r w:rsidR="003718AF" w:rsidRPr="003718AF">
        <w:rPr>
          <w:rFonts w:ascii="Times New Roman" w:hAnsi="Times New Roman" w:cs="Times New Roman"/>
          <w:sz w:val="24"/>
          <w:szCs w:val="24"/>
        </w:rPr>
        <w:t xml:space="preserve">rder, </w:t>
      </w:r>
      <w:r w:rsidR="00E8459F">
        <w:rPr>
          <w:rFonts w:ascii="Times New Roman" w:hAnsi="Times New Roman" w:cs="Times New Roman"/>
          <w:sz w:val="24"/>
          <w:szCs w:val="24"/>
        </w:rPr>
        <w:t>F</w:t>
      </w:r>
      <w:r w:rsidR="003718AF" w:rsidRPr="003718AF">
        <w:rPr>
          <w:rFonts w:ascii="Times New Roman" w:hAnsi="Times New Roman" w:cs="Times New Roman"/>
          <w:sz w:val="24"/>
          <w:szCs w:val="24"/>
        </w:rPr>
        <w:t xml:space="preserve">amily, and </w:t>
      </w:r>
      <w:r w:rsidR="00E8459F">
        <w:rPr>
          <w:rFonts w:ascii="Times New Roman" w:hAnsi="Times New Roman" w:cs="Times New Roman"/>
          <w:sz w:val="24"/>
          <w:szCs w:val="24"/>
        </w:rPr>
        <w:t>G</w:t>
      </w:r>
      <w:r w:rsidR="003718AF" w:rsidRPr="003718AF">
        <w:rPr>
          <w:rFonts w:ascii="Times New Roman" w:hAnsi="Times New Roman" w:cs="Times New Roman"/>
          <w:sz w:val="24"/>
          <w:szCs w:val="24"/>
        </w:rPr>
        <w:t>enus),</w:t>
      </w:r>
      <w:r w:rsidR="003718AF">
        <w:rPr>
          <w:rFonts w:ascii="Times New Roman" w:hAnsi="Times New Roman" w:cs="Times New Roman"/>
          <w:sz w:val="24"/>
          <w:szCs w:val="24"/>
        </w:rPr>
        <w:t xml:space="preserve"> </w:t>
      </w:r>
      <w:r w:rsidR="003718AF" w:rsidRPr="003718AF">
        <w:rPr>
          <w:rFonts w:ascii="Times New Roman" w:hAnsi="Times New Roman" w:cs="Times New Roman"/>
          <w:sz w:val="24"/>
          <w:szCs w:val="24"/>
        </w:rPr>
        <w:t>or functional feeding group designation</w:t>
      </w:r>
      <w:r w:rsidR="007A162B">
        <w:rPr>
          <w:rFonts w:ascii="Times New Roman" w:hAnsi="Times New Roman" w:cs="Times New Roman"/>
          <w:sz w:val="24"/>
          <w:szCs w:val="24"/>
        </w:rPr>
        <w:t>s</w:t>
      </w:r>
      <w:r w:rsidR="003718AF" w:rsidRPr="003718AF">
        <w:rPr>
          <w:rFonts w:ascii="Times New Roman" w:hAnsi="Times New Roman" w:cs="Times New Roman"/>
          <w:sz w:val="24"/>
          <w:szCs w:val="24"/>
        </w:rPr>
        <w:t xml:space="preserve"> would best explain differences in </w:t>
      </w:r>
      <w:r w:rsidR="00A72067">
        <w:rPr>
          <w:rFonts w:ascii="Times New Roman" w:hAnsi="Times New Roman" w:cs="Times New Roman"/>
          <w:sz w:val="24"/>
          <w:szCs w:val="24"/>
        </w:rPr>
        <w:t xml:space="preserve">gut </w:t>
      </w:r>
      <w:r w:rsidR="003718AF" w:rsidRPr="003718AF">
        <w:rPr>
          <w:rFonts w:ascii="Times New Roman" w:hAnsi="Times New Roman" w:cs="Times New Roman"/>
          <w:sz w:val="24"/>
          <w:szCs w:val="24"/>
        </w:rPr>
        <w:t>microbiome comp</w:t>
      </w:r>
      <w:r w:rsidR="001021D1">
        <w:rPr>
          <w:rFonts w:ascii="Times New Roman" w:hAnsi="Times New Roman" w:cs="Times New Roman"/>
          <w:sz w:val="24"/>
          <w:szCs w:val="24"/>
        </w:rPr>
        <w:t>o</w:t>
      </w:r>
      <w:r w:rsidR="003718AF" w:rsidRPr="003718AF">
        <w:rPr>
          <w:rFonts w:ascii="Times New Roman" w:hAnsi="Times New Roman" w:cs="Times New Roman"/>
          <w:sz w:val="24"/>
          <w:szCs w:val="24"/>
        </w:rPr>
        <w:t>s</w:t>
      </w:r>
      <w:r w:rsidR="001021D1">
        <w:rPr>
          <w:rFonts w:ascii="Times New Roman" w:hAnsi="Times New Roman" w:cs="Times New Roman"/>
          <w:sz w:val="24"/>
          <w:szCs w:val="24"/>
        </w:rPr>
        <w:t>i</w:t>
      </w:r>
      <w:r w:rsidR="003718AF" w:rsidRPr="003718AF">
        <w:rPr>
          <w:rFonts w:ascii="Times New Roman" w:hAnsi="Times New Roman" w:cs="Times New Roman"/>
          <w:sz w:val="24"/>
          <w:szCs w:val="24"/>
        </w:rPr>
        <w:t>tion among sampled macroinvertebrates</w:t>
      </w:r>
      <w:r w:rsidR="003718AF">
        <w:rPr>
          <w:rFonts w:ascii="Times New Roman" w:hAnsi="Times New Roman" w:cs="Times New Roman"/>
          <w:sz w:val="24"/>
          <w:szCs w:val="24"/>
        </w:rPr>
        <w:t xml:space="preserve"> </w:t>
      </w:r>
      <w:r w:rsidR="008E2DAB">
        <w:rPr>
          <w:rFonts w:ascii="Times New Roman" w:hAnsi="Times New Roman" w:cs="Times New Roman"/>
          <w:sz w:val="24"/>
          <w:szCs w:val="24"/>
        </w:rPr>
        <w:t xml:space="preserve">across </w:t>
      </w:r>
      <w:r w:rsidR="009901F9">
        <w:rPr>
          <w:rFonts w:ascii="Times New Roman" w:hAnsi="Times New Roman" w:cs="Times New Roman"/>
          <w:sz w:val="24"/>
          <w:szCs w:val="24"/>
        </w:rPr>
        <w:t xml:space="preserve">ten streams in </w:t>
      </w:r>
      <w:r w:rsidR="008E2DAB">
        <w:rPr>
          <w:rFonts w:ascii="Times New Roman" w:hAnsi="Times New Roman" w:cs="Times New Roman"/>
          <w:sz w:val="24"/>
          <w:szCs w:val="24"/>
        </w:rPr>
        <w:t>North America</w:t>
      </w:r>
      <w:r w:rsidR="00A54443">
        <w:rPr>
          <w:rFonts w:ascii="Times New Roman" w:hAnsi="Times New Roman" w:cs="Times New Roman"/>
          <w:sz w:val="24"/>
          <w:szCs w:val="24"/>
        </w:rPr>
        <w:t xml:space="preserve">. We </w:t>
      </w:r>
      <w:del w:id="42" w:author="Wesner, Jeff S [2]" w:date="2022-08-16T09:10:00Z">
        <w:r w:rsidR="003718AF" w:rsidDel="00412CF5">
          <w:rPr>
            <w:rFonts w:ascii="Times New Roman" w:hAnsi="Times New Roman" w:cs="Times New Roman"/>
            <w:sz w:val="24"/>
            <w:szCs w:val="24"/>
          </w:rPr>
          <w:delText>collected samples</w:delText>
        </w:r>
      </w:del>
      <w:ins w:id="43" w:author="Wesner, Jeff S [2]" w:date="2022-08-16T09:10:00Z">
        <w:r w:rsidR="00412CF5">
          <w:rPr>
            <w:rFonts w:ascii="Times New Roman" w:hAnsi="Times New Roman" w:cs="Times New Roman"/>
            <w:sz w:val="24"/>
            <w:szCs w:val="24"/>
          </w:rPr>
          <w:t>assessed the microbiom</w:t>
        </w:r>
      </w:ins>
      <w:ins w:id="44" w:author="Wesner, Jeff S [2]" w:date="2022-08-16T09:13:00Z">
        <w:r w:rsidR="00412CF5">
          <w:rPr>
            <w:rFonts w:ascii="Times New Roman" w:hAnsi="Times New Roman" w:cs="Times New Roman"/>
            <w:sz w:val="24"/>
            <w:szCs w:val="24"/>
          </w:rPr>
          <w:t>e</w:t>
        </w:r>
      </w:ins>
      <w:ins w:id="45" w:author="Wesner, Jeff S [2]" w:date="2022-08-16T09:10:00Z">
        <w:r w:rsidR="00412CF5">
          <w:rPr>
            <w:rFonts w:ascii="Times New Roman" w:hAnsi="Times New Roman" w:cs="Times New Roman"/>
            <w:sz w:val="24"/>
            <w:szCs w:val="24"/>
          </w:rPr>
          <w:t>s of insects collected</w:t>
        </w:r>
      </w:ins>
      <w:r w:rsidR="003718AF">
        <w:rPr>
          <w:rFonts w:ascii="Times New Roman" w:hAnsi="Times New Roman" w:cs="Times New Roman"/>
          <w:sz w:val="24"/>
          <w:szCs w:val="24"/>
        </w:rPr>
        <w:t xml:space="preserve"> from ten </w:t>
      </w:r>
      <w:r w:rsidR="00103234" w:rsidRPr="00103234">
        <w:rPr>
          <w:rFonts w:ascii="Times New Roman" w:hAnsi="Times New Roman" w:cs="Times New Roman"/>
          <w:sz w:val="24"/>
          <w:szCs w:val="24"/>
        </w:rPr>
        <w:t>National Ecological Observatory Network</w:t>
      </w:r>
      <w:r w:rsidR="00B0161D">
        <w:rPr>
          <w:rFonts w:ascii="Times New Roman" w:hAnsi="Times New Roman" w:cs="Times New Roman"/>
          <w:sz w:val="24"/>
          <w:szCs w:val="24"/>
        </w:rPr>
        <w:t>'</w:t>
      </w:r>
      <w:r w:rsidR="00103234">
        <w:rPr>
          <w:rFonts w:ascii="Times New Roman" w:hAnsi="Times New Roman" w:cs="Times New Roman"/>
          <w:sz w:val="24"/>
          <w:szCs w:val="24"/>
        </w:rPr>
        <w:t>s</w:t>
      </w:r>
      <w:r w:rsidR="00103234" w:rsidRPr="00103234">
        <w:rPr>
          <w:rFonts w:ascii="Times New Roman" w:hAnsi="Times New Roman" w:cs="Times New Roman"/>
          <w:sz w:val="24"/>
          <w:szCs w:val="24"/>
        </w:rPr>
        <w:t xml:space="preserve"> (NEON)</w:t>
      </w:r>
      <w:r w:rsidR="00103234">
        <w:rPr>
          <w:rFonts w:ascii="Times New Roman" w:hAnsi="Times New Roman" w:cs="Times New Roman"/>
          <w:sz w:val="24"/>
          <w:szCs w:val="24"/>
        </w:rPr>
        <w:t xml:space="preserve"> freshwater stream sites</w:t>
      </w:r>
      <w:del w:id="46" w:author="Wesner, Jeff S [2]" w:date="2022-08-16T09:10:00Z">
        <w:r w:rsidR="00A54443" w:rsidDel="00412CF5">
          <w:rPr>
            <w:rFonts w:ascii="Times New Roman" w:hAnsi="Times New Roman" w:cs="Times New Roman"/>
            <w:sz w:val="24"/>
            <w:szCs w:val="24"/>
          </w:rPr>
          <w:delText xml:space="preserve"> across the c</w:delText>
        </w:r>
        <w:r w:rsidR="003718AF" w:rsidDel="00412CF5">
          <w:rPr>
            <w:rFonts w:ascii="Times New Roman" w:hAnsi="Times New Roman" w:cs="Times New Roman"/>
            <w:sz w:val="24"/>
            <w:szCs w:val="24"/>
          </w:rPr>
          <w:delText>ou</w:delText>
        </w:r>
        <w:r w:rsidR="00A54443" w:rsidDel="00412CF5">
          <w:rPr>
            <w:rFonts w:ascii="Times New Roman" w:hAnsi="Times New Roman" w:cs="Times New Roman"/>
            <w:sz w:val="24"/>
            <w:szCs w:val="24"/>
          </w:rPr>
          <w:delText>ntry</w:delText>
        </w:r>
      </w:del>
      <w:r w:rsidR="00103234">
        <w:rPr>
          <w:rFonts w:ascii="Times New Roman" w:hAnsi="Times New Roman" w:cs="Times New Roman"/>
          <w:sz w:val="24"/>
          <w:szCs w:val="24"/>
        </w:rPr>
        <w:t>.</w:t>
      </w:r>
      <w:r w:rsidR="003718AF">
        <w:rPr>
          <w:rFonts w:ascii="Times New Roman" w:hAnsi="Times New Roman" w:cs="Times New Roman"/>
          <w:sz w:val="24"/>
          <w:szCs w:val="24"/>
        </w:rPr>
        <w:t xml:space="preserve"> </w:t>
      </w:r>
      <w:ins w:id="47" w:author="Wesner, Jeff S [2]" w:date="2022-08-16T09:13:00Z">
        <w:r w:rsidR="00412CF5">
          <w:rPr>
            <w:rFonts w:ascii="Times New Roman" w:hAnsi="Times New Roman" w:cs="Times New Roman"/>
            <w:sz w:val="24"/>
            <w:szCs w:val="24"/>
          </w:rPr>
          <w:t>In a single statistical model, w</w:t>
        </w:r>
      </w:ins>
      <w:del w:id="48" w:author="Wesner, Jeff S [2]" w:date="2022-08-16T09:13:00Z">
        <w:r w:rsidR="009901F9" w:rsidRPr="009901F9" w:rsidDel="00412CF5">
          <w:rPr>
            <w:rFonts w:ascii="Times New Roman" w:hAnsi="Times New Roman" w:cs="Times New Roman"/>
            <w:sz w:val="24"/>
            <w:szCs w:val="24"/>
          </w:rPr>
          <w:delText>W</w:delText>
        </w:r>
      </w:del>
      <w:r w:rsidR="009901F9" w:rsidRPr="009901F9">
        <w:rPr>
          <w:rFonts w:ascii="Times New Roman" w:hAnsi="Times New Roman" w:cs="Times New Roman"/>
          <w:sz w:val="24"/>
          <w:szCs w:val="24"/>
        </w:rPr>
        <w:t xml:space="preserve">e </w:t>
      </w:r>
      <w:del w:id="49" w:author="Wesner, Jeff S [2]" w:date="2022-08-16T09:11:00Z">
        <w:r w:rsidR="009901F9" w:rsidRPr="009901F9" w:rsidDel="00412CF5">
          <w:rPr>
            <w:rFonts w:ascii="Times New Roman" w:hAnsi="Times New Roman" w:cs="Times New Roman"/>
            <w:sz w:val="24"/>
            <w:szCs w:val="24"/>
          </w:rPr>
          <w:delText>considered geographic</w:delText>
        </w:r>
      </w:del>
      <w:ins w:id="50" w:author="Wesner, Jeff S [2]" w:date="2022-08-16T09:11:00Z">
        <w:r w:rsidR="00412CF5">
          <w:rPr>
            <w:rFonts w:ascii="Times New Roman" w:hAnsi="Times New Roman" w:cs="Times New Roman"/>
            <w:sz w:val="24"/>
            <w:szCs w:val="24"/>
          </w:rPr>
          <w:t>compared beta diversity of microbiomes among</w:t>
        </w:r>
      </w:ins>
      <w:r w:rsidR="009901F9" w:rsidRPr="009901F9">
        <w:rPr>
          <w:rFonts w:ascii="Times New Roman" w:hAnsi="Times New Roman" w:cs="Times New Roman"/>
          <w:sz w:val="24"/>
          <w:szCs w:val="24"/>
        </w:rPr>
        <w:t xml:space="preserve"> locations</w:t>
      </w:r>
      <w:ins w:id="51" w:author="Wesner, Jeff S [2]" w:date="2022-08-16T09:13:00Z">
        <w:r w:rsidR="00412CF5">
          <w:rPr>
            <w:rFonts w:ascii="Times New Roman" w:hAnsi="Times New Roman" w:cs="Times New Roman"/>
            <w:sz w:val="24"/>
            <w:szCs w:val="24"/>
          </w:rPr>
          <w:t xml:space="preserve">, </w:t>
        </w:r>
      </w:ins>
      <w:del w:id="52" w:author="Wesner, Jeff S [2]" w:date="2022-08-16T09:13:00Z">
        <w:r w:rsidR="009901F9" w:rsidRPr="009901F9" w:rsidDel="00412CF5">
          <w:rPr>
            <w:rFonts w:ascii="Times New Roman" w:hAnsi="Times New Roman" w:cs="Times New Roman"/>
            <w:sz w:val="24"/>
            <w:szCs w:val="24"/>
          </w:rPr>
          <w:delText xml:space="preserve"> and </w:delText>
        </w:r>
      </w:del>
      <w:r w:rsidR="009901F9" w:rsidRPr="009901F9">
        <w:rPr>
          <w:rFonts w:ascii="Times New Roman" w:hAnsi="Times New Roman" w:cs="Times New Roman"/>
          <w:sz w:val="24"/>
          <w:szCs w:val="24"/>
        </w:rPr>
        <w:t>taxonomy (Order, Family, and Genus)</w:t>
      </w:r>
      <w:ins w:id="53" w:author="Wesner, Jeff S [2]" w:date="2022-08-16T09:14:00Z">
        <w:r w:rsidR="00412CF5">
          <w:rPr>
            <w:rFonts w:ascii="Times New Roman" w:hAnsi="Times New Roman" w:cs="Times New Roman"/>
            <w:sz w:val="24"/>
            <w:szCs w:val="24"/>
          </w:rPr>
          <w:t>, and functional feeding groups</w:t>
        </w:r>
      </w:ins>
      <w:del w:id="54" w:author="Wesner, Jeff S [2]" w:date="2022-08-16T09:12:00Z">
        <w:r w:rsidR="009901F9" w:rsidRPr="009901F9" w:rsidDel="00412CF5">
          <w:rPr>
            <w:rFonts w:ascii="Times New Roman" w:hAnsi="Times New Roman" w:cs="Times New Roman"/>
            <w:sz w:val="24"/>
            <w:szCs w:val="24"/>
          </w:rPr>
          <w:delText xml:space="preserve"> as stochastic factors in this study</w:delText>
        </w:r>
      </w:del>
      <w:r w:rsidR="00F42526">
        <w:rPr>
          <w:rFonts w:ascii="Times New Roman" w:hAnsi="Times New Roman" w:cs="Times New Roman"/>
          <w:sz w:val="24"/>
          <w:szCs w:val="24"/>
        </w:rPr>
        <w:t>. This</w:t>
      </w:r>
      <w:ins w:id="55" w:author="Wesner, Jeff S [2]" w:date="2022-08-16T09:17:00Z">
        <w:r w:rsidR="007E3001">
          <w:rPr>
            <w:rFonts w:ascii="Times New Roman" w:hAnsi="Times New Roman" w:cs="Times New Roman"/>
            <w:sz w:val="24"/>
            <w:szCs w:val="24"/>
          </w:rPr>
          <w:t xml:space="preserve"> allo</w:t>
        </w:r>
      </w:ins>
      <w:ins w:id="56" w:author="Wesner, Jeff S [2]" w:date="2022-08-16T09:18:00Z">
        <w:r w:rsidR="007E3001">
          <w:rPr>
            <w:rFonts w:ascii="Times New Roman" w:hAnsi="Times New Roman" w:cs="Times New Roman"/>
            <w:sz w:val="24"/>
            <w:szCs w:val="24"/>
          </w:rPr>
          <w:t xml:space="preserve">wed us to account for </w:t>
        </w:r>
      </w:ins>
      <w:del w:id="57" w:author="Wesner, Jeff S [2]" w:date="2022-08-16T09:17:00Z">
        <w:r w:rsidR="00F42526" w:rsidDel="007E3001">
          <w:rPr>
            <w:rFonts w:ascii="Times New Roman" w:hAnsi="Times New Roman" w:cs="Times New Roman"/>
            <w:sz w:val="24"/>
            <w:szCs w:val="24"/>
          </w:rPr>
          <w:delText xml:space="preserve"> is</w:delText>
        </w:r>
      </w:del>
      <w:del w:id="58" w:author="Wesner, Jeff S [2]" w:date="2022-08-16T09:18:00Z">
        <w:r w:rsidR="00F42526" w:rsidDel="007E3001">
          <w:rPr>
            <w:rFonts w:ascii="Times New Roman" w:hAnsi="Times New Roman" w:cs="Times New Roman"/>
            <w:sz w:val="24"/>
            <w:szCs w:val="24"/>
          </w:rPr>
          <w:delText xml:space="preserve"> because</w:delText>
        </w:r>
        <w:r w:rsidR="00E94D8B" w:rsidDel="007E3001">
          <w:rPr>
            <w:rFonts w:ascii="Times New Roman" w:hAnsi="Times New Roman" w:cs="Times New Roman"/>
            <w:sz w:val="24"/>
            <w:szCs w:val="24"/>
          </w:rPr>
          <w:delText xml:space="preserve"> </w:delText>
        </w:r>
        <w:r w:rsidR="00E94D8B" w:rsidRPr="00E94D8B" w:rsidDel="00172B98">
          <w:rPr>
            <w:rFonts w:ascii="Times New Roman" w:hAnsi="Times New Roman" w:cs="Times New Roman"/>
            <w:sz w:val="24"/>
            <w:szCs w:val="24"/>
          </w:rPr>
          <w:delText>differences in</w:delText>
        </w:r>
        <w:r w:rsidR="00DC213B" w:rsidDel="00172B98">
          <w:rPr>
            <w:rFonts w:ascii="Times New Roman" w:hAnsi="Times New Roman" w:cs="Times New Roman"/>
            <w:sz w:val="24"/>
            <w:szCs w:val="24"/>
          </w:rPr>
          <w:delText xml:space="preserve"> locations and</w:delText>
        </w:r>
        <w:r w:rsidR="00E94D8B" w:rsidRPr="00E94D8B" w:rsidDel="00172B98">
          <w:rPr>
            <w:rFonts w:ascii="Times New Roman" w:hAnsi="Times New Roman" w:cs="Times New Roman"/>
            <w:sz w:val="24"/>
            <w:szCs w:val="24"/>
          </w:rPr>
          <w:delText xml:space="preserve"> the environmental (water column and biofilm) microbiomes among the ten NEON sites</w:delText>
        </w:r>
      </w:del>
      <w:ins w:id="59" w:author="Wesner, Jeff S [2]" w:date="2022-08-16T09:19:00Z">
        <w:r w:rsidR="00172B98">
          <w:rPr>
            <w:rFonts w:ascii="Times New Roman" w:hAnsi="Times New Roman" w:cs="Times New Roman"/>
            <w:sz w:val="24"/>
            <w:szCs w:val="24"/>
          </w:rPr>
          <w:t>variation</w:t>
        </w:r>
      </w:ins>
      <w:r w:rsidR="00E94D8B" w:rsidRPr="00E94D8B">
        <w:rPr>
          <w:rFonts w:ascii="Times New Roman" w:hAnsi="Times New Roman" w:cs="Times New Roman"/>
          <w:sz w:val="24"/>
          <w:szCs w:val="24"/>
        </w:rPr>
        <w:t xml:space="preserve"> due to </w:t>
      </w:r>
      <w:ins w:id="60" w:author="Wesner, Jeff S [2]" w:date="2022-08-16T09:19:00Z">
        <w:r w:rsidR="00172B98">
          <w:rPr>
            <w:rFonts w:ascii="Times New Roman" w:hAnsi="Times New Roman" w:cs="Times New Roman"/>
            <w:sz w:val="24"/>
            <w:szCs w:val="24"/>
          </w:rPr>
          <w:t>the source microbial community</w:t>
        </w:r>
        <w:r w:rsidR="00172B98" w:rsidRPr="00172B98">
          <w:rPr>
            <w:rFonts w:ascii="Times New Roman" w:hAnsi="Times New Roman" w:cs="Times New Roman"/>
            <w:sz w:val="24"/>
            <w:szCs w:val="24"/>
          </w:rPr>
          <w:t xml:space="preserve"> </w:t>
        </w:r>
        <w:r w:rsidR="00172B98">
          <w:rPr>
            <w:rFonts w:ascii="Times New Roman" w:hAnsi="Times New Roman" w:cs="Times New Roman"/>
            <w:sz w:val="24"/>
            <w:szCs w:val="24"/>
          </w:rPr>
          <w:t>and the types of macroinvertebrates across locations. These are expected to vary due to</w:t>
        </w:r>
      </w:ins>
      <w:ins w:id="61" w:author="Wesner, Jeff S [2]" w:date="2022-08-16T09:20:00Z">
        <w:r w:rsidR="00172B98">
          <w:rPr>
            <w:rFonts w:ascii="Times New Roman" w:hAnsi="Times New Roman" w:cs="Times New Roman"/>
            <w:sz w:val="24"/>
            <w:szCs w:val="24"/>
          </w:rPr>
          <w:t xml:space="preserve"> the </w:t>
        </w:r>
      </w:ins>
      <w:r w:rsidR="00E94D8B" w:rsidRPr="00E94D8B">
        <w:rPr>
          <w:rFonts w:ascii="Times New Roman" w:hAnsi="Times New Roman" w:cs="Times New Roman"/>
          <w:sz w:val="24"/>
          <w:szCs w:val="24"/>
        </w:rPr>
        <w:t>underlying geology</w:t>
      </w:r>
      <w:r w:rsidR="00DC213B">
        <w:rPr>
          <w:rFonts w:ascii="Times New Roman" w:hAnsi="Times New Roman" w:cs="Times New Roman"/>
          <w:sz w:val="24"/>
          <w:szCs w:val="24"/>
        </w:rPr>
        <w:t xml:space="preserve">, stream conditions, </w:t>
      </w:r>
      <w:r w:rsidR="00E94D8B" w:rsidRPr="00E94D8B">
        <w:rPr>
          <w:rFonts w:ascii="Times New Roman" w:hAnsi="Times New Roman" w:cs="Times New Roman"/>
          <w:sz w:val="24"/>
          <w:szCs w:val="24"/>
        </w:rPr>
        <w:t>and land usage</w:t>
      </w:r>
      <w:r w:rsidR="00DC213B">
        <w:rPr>
          <w:rFonts w:ascii="Times New Roman" w:hAnsi="Times New Roman" w:cs="Times New Roman"/>
          <w:sz w:val="24"/>
          <w:szCs w:val="24"/>
        </w:rPr>
        <w:t xml:space="preserve"> </w:t>
      </w:r>
      <w:r w:rsidR="00DC213B">
        <w:rPr>
          <w:rFonts w:ascii="Times New Roman" w:hAnsi="Times New Roman" w:cs="Times New Roman"/>
          <w:sz w:val="24"/>
          <w:szCs w:val="24"/>
        </w:rPr>
        <w:fldChar w:fldCharType="begin" w:fldLock="1"/>
      </w:r>
      <w:r w:rsidR="008A6AB2">
        <w:rPr>
          <w:rFonts w:ascii="Times New Roman" w:hAnsi="Times New Roman" w:cs="Times New Roman"/>
          <w:sz w:val="24"/>
          <w:szCs w:val="24"/>
        </w:rPr>
        <w:instrText>ADDIN CSL_CITATION {"citationItems":[{"id":"ITEM-1","itemData":{"DOI":"10.1073/pnas.1711234115","author":[{"dropping-particle":"","family":"Sujay.","given":"Kaushal","non-dropping-particle":"","parse-names":false,"suffix":""},{"dropping-particle":"","family":"E.","given":"Likens Gene","non-dropping-particle":"","parse-names":false,"suffix":""},{"dropping-particle":"","family":"L.","given":"Pace Michael","non-dropping-particle":"","parse-names":false,"suffix":""},{"dropping-particle":"","family":"M.","given":"Utz Ryan","non-dropping-particle":"","parse-names":false,"suffix":""},{"dropping-particle":"","family":"Shahan","given":"Haq","non-dropping-particle":"","parse-names":false,"suffix":""},{"dropping-particle":"","family":"Julia","given":"Gorman","non-dropping-particle":"","parse-names":false,"suffix":""},{"dropping-particle":"","family":"Melissa","given":"Grese","non-dropping-particle":"","parse-names":false,"suffix":""}],"container-title":"Proceedings of the National Academy of Sciences","id":"ITEM-1","issue":"4","issued":{"date-parts":[["2018","1"]]},"page":"E574-E583","publisher":"Proceedings of the National Academy of Sciences","title":"Freshwater salinization syndrome on a continental scale","type":"article-journal","volume":"115"},"uris":["http://www.mendeley.com/documents/?uuid=f831e298-fb3e-4493-83e6-97c7886b863b","http://www.mendeley.com/documents/?uuid=a1ea4682-f73b-485a-a338-b446191fb00b"]},{"id":"ITEM-2","itemData":{"author":[{"dropping-particle":"","family":"Atashgahi","given":"Siavash","non-dropping-particle":"","parse-names":false,"suffix":""},{"dropping-particle":"","family":"Aydin","given":"Rozelin","non-dropping-particle":"","parse-names":false,"suffix":""},{"dropping-particle":"","family":"Dimitrov","given":"Mauricio R","non-dropping-particle":"","parse-names":false,"suffix":""},{"dropping-particle":"","family":"Sipkema","given":"Detmer","non-dropping-particle":"","parse-names":false,"suffix":""},{"dropping-particle":"","family":"Hamonts","given":"Kelly","non-dropping-particle":"","parse-names":false,"suffix":""},{"dropping-particle":"","family":"Lahti","given":"Leo","non-dropping-particle":"","parse-names":false,"suffix":""},{"dropping-particle":"","family":"Maphosa","given":"Farai","non-dropping-particle":"","parse-names":false,"suffix":""},{"dropping-particle":"","family":"Kruse","given":"Thomas","non-dropping-particle":"","parse-names":false,"suffix":""},{"dropping-particle":"","family":"Saccenti","given":"Edoardo","non-dropping-particle":"","parse-names":false,"suffix":""},{"dropping-particle":"","family":"Springael","given":"Dirk","non-dropping-particle":"","parse-names":false,"suffix":""},{"dropping-particle":"","family":"Dejonghe","given":"Winnie","non-dropping-particle":"","parse-names":false,"suffix":""},{"dropping-particle":"","family":"Smidt","given":"Hauke","non-dropping-particle":"","parse-names":false,"suffix":""}],"container-title":"Scientific Reports","id":"ITEM-2","issued":{"date-parts":[["2015","11","26"]]},"page":"17284","publisher":"The Author(s)","title":"Impact of a wastewater treatment plant on microbial community composition and function in a hyporheic zone of a eutrophic river","type":"article-journal","volume":"5"},"uris":["http://www.mendeley.com/documents/?uuid=461e77df-ddda-4ef9-95c4-8fa4f2c69281"]},{"id":"ITEM-3","itemData":{"DOI":"10.1128/AEM.02348-07","ISSN":"0099-2240","abstract":"We investigated the effects of wastewater treatment plant (WWTP) discharge on the ecology of bacterial communities in the sediment of a small, low-gradient stream in South Australia. The quantification of genes involved in the biogeochemical cycling of carbon and nitrogen was used to assess potential impacts on ecosystem functions. The effects of disturbance on bacterial community structure were assessed by PCR-denaturing gradient gel electrophoresis of 16S rRNA genes, and clone library analysis was used to phylogenetically characterize significant shifts. Significant (P &lt; 0.05) shifts in bacterial community structures were associated with alteration of the sediment's physicochemical properties, particularly nutrient loading from the WWTP discharge. The effects were greatest at the sampling location 400 m downstream of the outfall where the stream flow is reduced. This highly affected stretch of sediment contained representatives of the gammaproteobacteria that were absent from less-disturbed sites, including Oceanospirillales and Methylococcaceae. 16S rRNA gene sequences from less-disturbed sites had representatives of the Caulobacteraceae, Sphingomonadaceae, and Nitrospirae which were not represented in samples from disturbed sediment. The diversity was lowest at the reference site; it increased with proximity to the WWTP outfall and declined toward highly disturbed (400 m downstream) sites (P &lt; 0.05). The potential for biological transformations of N varied significantly with the stream sediment location (P &lt; 0.05). The abundance of amoA, narG, and nifH genes increased with the distance downstream of the outfall. These processes are driven by N and C availability, as well as redox conditions. Together these data suggest cause and effect between nutrient loading into the creek, shift in bacterial communities through habitat change, and alteration of capacity for biogeochemical cycling of N. ","author":[{"dropping-particle":"","family":"Wakelin","given":"Steven A","non-dropping-particle":"","parse-names":false,"suffix":""},{"dropping-particle":"","family":"Colloff","given":"Matt J","non-dropping-particle":"","parse-names":false,"suffix":""},{"dropping-particle":"","family":"Kookana","given":"Rai S","non-dropping-particle":"","parse-names":false,"suffix":""}],"container-title":"Applied and Environmental Microbiology","id":"ITEM-3","issue":"9","issued":{"date-parts":[["2008","5","14"]]},"page":"2659-2668","publisher":"American Society for Microbiology (ASM)","title":"Effect of Wastewater Treatment Plant Effluent on Microbial Function and Community Structure in the Sediment of a Freshwater Stream with Variable Seasonal Flow ","type":"article-journal","volume":"74"},"uris":["http://www.mendeley.com/documents/?uuid=6da1e713-77b1-4d81-b7da-25ec64d7dd7b"]},{"id":"ITEM-4","itemData":{"DOI":"10.1128/AEM.03527-12","ISSN":"0099-2240","abstract":"In highly urbanized areas, wastewater treatment plant (WWTP) effluent can represent a significant component of freshwater ecosystems. As it is impossible for the composition of WWTP effluent to match the composition of the receiving system, the potential exists for effluent to significantly impact the chemical and biological characteristics of the receiving ecosystem. We assessed the impacts of WWTP effluent on the size, activity, and composition of benthic microbial communities by comparing two distinct field sites in the Chicago metropolitan region: a highly urbanized river receiving effluent from a large WWTP and a suburban river receiving effluent from a much smaller WWTP. At sites upstream of effluent input, the urban and suburban rivers differed significantly in chemical characteristics and in the composition of their sediment bacterial communities. Although effluent resulted in significant increases in inorganic nutrients in both rivers, surprisingly, it also resulted in significant decreases in the population size and diversity of sediment bacterial communities. Tag pyrosequencing of bacterial 16S rRNA genes revealed significant effects of effluent on sediment bacterial community composition in both rivers, including decreases in abundances of Deltaproteobacteria, Desulfococcus, Dechloromonas, and Chloroflexi sequences and increases in abundances of Nitrospirae and Sphingobacteriales sequences. The overall effect of the WWTP inputs was that the two rivers, which were distinct in chemical and biological properties upstream of the WWTPs, were almost indistinguishable downstream. These results suggest that WWTP effluent has the potential to reduce the natural variability that exists among river ecosystems and indicate that WWTP effluent may contribute to biotic homogenization. ","author":[{"dropping-particle":"","family":"Drury","given":"Bradley","non-dropping-particle":"","parse-names":false,"suffix":""},{"dropping-particle":"","family":"Rosi-Marshall","given":"Emma","non-dropping-particle":"","parse-names":false,"suffix":""},{"dropping-particle":"","family":"Kelly","given":"John J","non-dropping-particle":"","parse-names":false,"suffix":""}],"container-title":"Applied and Environmental Microbiology","id":"ITEM-4","issue":"6","issued":{"date-parts":[["2013","3","15"]]},"page":"1897-1905","publisher":"American Society for Microbiology","publisher-place":"1752 N St., N.W., Washington, DC","title":"Wastewater Treatment Effluent Reduces the Abundance and Diversity of Benthic Bacterial Communities in Urban and Suburban Rivers","type":"article-journal","volume":"79"},"uris":["http://www.mendeley.com/documents/?uuid=915baa74-7746-4185-9613-571f3ff58e6f"]},{"id":"ITEM-5","itemData":{"DOI":"10.3389/fmicb.2017.01452","ISSN":"1664-302X","abstract":"Urbanization strongly influences headwater stream chemistry and hydrology, but little is known about how these conditions impact bacterial community composition. We predicted that urbanization would impact bacterial community composition, but that stream water column bacterial communities would be most strongly linked to urbanization at a watershed-scale, as measured by impervious cover, while sediment bacterial communities would correlate with environmental conditions at the scale of stream reaches. To test this hypothesis, we determined bacterial community composition in the water column and sediment of headwater streams located across a gradient of watershed impervious cover using high-throughput 16S rRNA gene amplicon sequencing. Alpha diversity metrics did not show a strong response to catchment urbanization, but beta diversity was significantly related to watershed impervious cover with significant differences also found between water column and sediment samples. Samples grouped primarily according to habitat—water column vs. sediment—with a significant response to watershed impervious cover nested within each habitat type. Compositional shifts for communities in urbanized streams indicated an increase in taxa associated with human activity including bacteria from the genus Polynucleobacter, which is widespread, but has been associated with eutrophic conditions in larger water bodies. Another indicator of communities in urbanized streams was an OTU from the genus Gallionella, which is linked to corrosion of water distribution systems. To identify changes in bacterial community interactions, bacterial co-occurrence networks were generated from urban and forested samples. The urbanized co-occurrence network was much smaller and had fewer co-occurrence events per taxon than forested equivalents, indicating a loss of keystone taxa with urbanization. Our results suggest that urbanization has significant impacts on the community composition of headwater streams, and suggest that processes driving these changes in urbanized water column vs. sediment environments are distinct. ","author":[{"dropping-particle":"","family":"Hosen","given":"Jacob D","non-dropping-particle":"","parse-names":false,"suffix":""},{"dropping-particle":"","family":"Febria","given":"Catherine M","non-dropping-particle":"","parse-names":false,"suffix":""},{"dropping-particle":"","family":"Crump","given":"Byron C","non-dropping-particle":"","parse-names":false,"suffix":""},{"dropping-particle":"","family":"Palmer","given":"Margaret A","non-dropping-particle":"","parse-names":false,"suffix":""}],"container-title":"Frontiers in Microbiology","id":"ITEM-5","issued":{"date-parts":[["2017","8","2"]]},"page":"1452","publisher":"Frontiers Media S.A.","title":"Watershed Urbanization Linked to Differences in Stream Bacterial Community Composition","type":"article-journal","volume":"8"},"uris":["http://www.mendeley.com/documents/?uuid=a4f7df6a-7045-4564-bbfb-2849be8bd8cc"]},{"id":"ITEM-6","itemData":{"DOI":"10.1038/s41598-017-01446-4","ISSN":"2045-2322 (Electronic)","PMID":"28465599","abstract":"Microorganisms are ubiquitous in aqueous environments and are crucial for  biogeochemical processes, but their community structures and functions remain poorly understood. In this paper, a rotating reactor was designed to study the effects of substrata and flow conditions on sediment bacterial communities using 16S rRNA gene sequencing, assaying three groups of size-fractionated sediments and three different levels of applied shear stress. Proteobacteria, Firmicutes, and Bacteroidetes were the dominant phyla of the microbial communities, with more anaerobic bacteria and opportunistic pathogens being detected under static water conditions, while more aerobic bacteria were detected under dynamic water flow conditions. Most of the top 10 genera were present in all the samples; however, there were significant differences in the species abundance. Paludibacter and Comamonadaceae_unclassified were the most abundant genera under static and dynamic conditions, respectively. Under static water conditions, the medium-grained sediment had the highest microbial diversity, followed by the fine and coarse sediments. Under dynamic water flow conditions, a higher flow velocity corresponded to a greater microbial diversity. Overall, there was no significant difference in the community richness or diversity between the static and dynamic water flow conditions. This study is beneficial for further understanding the heterogeneities of microbial communities in natural aquatic ecosystems.","author":[{"dropping-particle":"","family":"Fang","given":"Hongwei","non-dropping-particle":"","parse-names":false,"suffix":""},{"dropping-particle":"","family":"Chen","given":"Yishan","non-dropping-particle":"","parse-names":false,"suffix":""},{"dropping-particle":"","family":"Huang","given":"Lei","non-dropping-particle":"","parse-names":false,"suffix":""},{"dropping-particle":"","family":"He","given":"Guojian","non-dropping-particle":"","parse-names":false,"suffix":""}],"container-title":"Scientific reports","id":"ITEM-6","issue":"1","issued":{"date-parts":[["2017","5"]]},"language":"eng","page":"1299","title":"Analysis of biofilm bacterial communities under different shear stresses using  size-fractionated sediment.","type":"article-journal","volume":"7"},"uris":["http://www.mendeley.com/documents/?uuid=f563275f-8ab3-4bfc-aa2c-516e6dc8dcb9"]},{"id":"ITEM-7","itemData":{"DOI":"http://dx.doi.org/10.1016/j.bjm.2016.06.011","ISSN":"1517-8382","abstract":"Abstract Rivers and streams are important reservoirs of freshwater for human consumption. These ecosystems are threatened by increasing urbanization, because raw sewage discharged into them alters their nutrient content and may affect the composition of their microbial community. In the present study, we investigate the taxonomic and functional profile of the microbial community in an urban lotic environment. Samples of running water were collected at two points in the São Pedro stream: an upstream preserved and non-urbanized area, and a polluted urbanized area with discharged sewage. The metagenomic DNA was sequenced by pyrosequencing. Differences were observed in the community composition at the two sites. The non-urbanized area was overrepresented by genera of ubiquitous microbes that act in the maintenance of environments. In contrast, the urbanized metagenome was rich in genera pathogenic to humans. The functional profile indicated that the microbes act on the metabolism of methane, nitrogen and sulfur, especially in the urbanized area. It was also found that virulence/defense (antibiotic resistance and metal resistance) and stress response-related genes were disseminated in the urbanized environment. The structure of the microbial community was altered by uncontrolled anthropic interference, highlighting the selective pressure imposed by high loads of urban sewage discharged into freshwater environments.","author":[{"dropping-particle":"","family":"Medeiros","given":"Julliane Dutra","non-dropping-particle":"","parse-names":false,"suffix":""},{"dropping-particle":"","family":"Cantão","given":"Maurício Egídio","non-dropping-particle":"","parse-names":false,"suffix":""},{"dropping-particle":"","family":"Cesar","given":"Dionéia Evangelista","non-dropping-particle":"","parse-names":false,"suffix":""},{"dropping-particle":"","family":"Nicolás","given":"Marisa Fabiana","non-dropping-particle":"","parse-names":false,"suffix":""},{"dropping-particle":"","family":"Diniz","given":"Cláudio Galuppo","non-dropping-particle":"","parse-names":false,"suffix":""},{"dropping-particle":"","family":"Silva","given":"Vânia Lúcia","non-dropping-particle":"","parse-names":false,"suffix":""},{"dropping-particle":"de","family":"Vasconcelos","given":"Ana Tereza Ribeiro","non-dropping-particle":"","parse-names":false,"suffix":""},{"dropping-particle":"","family":"Coelho","given":"Cíntia Marques","non-dropping-particle":"","parse-names":false,"suffix":""}],"container-title":"Brazilian Journal of Microbiology","id":"ITEM-7","issue":"4","issued":{"date-parts":[["2016","10"]]},"page":"835-845","title":"Comparative metagenome of a stream impacted by the urbanization phenomenon","type":"article-journal","volume":"47"},"uris":["http://www.mendeley.com/documents/?uuid=3c4d3487-a92e-49aa-9571-3018e246ffa4"]}],"mendeley":{"formattedCitation":"(Wakelin et al., 2008; Drury et al., 2013; Atashgahi et al., 2015; Medeiros et al., 2016; Fang et al., 2017; Hosen et al., 2017; Sujay. et al., 2018)","plainTextFormattedCitation":"(Wakelin et al., 2008; Drury et al., 2013; Atashgahi et al., 2015; Medeiros et al., 2016; Fang et al., 2017; Hosen et al., 2017; Sujay. et al., 2018)","previouslyFormattedCitation":"(Wakelin et al., 2008; Drury et al., 2013; Atashgahi et al., 2015; Medeiros et al., 2016; Fang et al., 2017; Hosen et al., 2017; Sujay. et al., 2018)"},"properties":{"noteIndex":0},"schema":"https://github.com/citation-style-language/schema/raw/master/csl-citation.json"}</w:instrText>
      </w:r>
      <w:r w:rsidR="00DC213B">
        <w:rPr>
          <w:rFonts w:ascii="Times New Roman" w:hAnsi="Times New Roman" w:cs="Times New Roman"/>
          <w:sz w:val="24"/>
          <w:szCs w:val="24"/>
        </w:rPr>
        <w:fldChar w:fldCharType="separate"/>
      </w:r>
      <w:r w:rsidR="002136C9" w:rsidRPr="002136C9">
        <w:rPr>
          <w:rFonts w:ascii="Times New Roman" w:hAnsi="Times New Roman" w:cs="Times New Roman"/>
          <w:noProof/>
          <w:sz w:val="24"/>
          <w:szCs w:val="24"/>
        </w:rPr>
        <w:t>(Wakelin et al., 2008; Drury et al., 2013; Atashgahi et al., 2015; Medeiros et al., 2016; Fang et al., 2017; Hosen et al., 2017; Sujay. et al., 2018)</w:t>
      </w:r>
      <w:r w:rsidR="00DC213B">
        <w:rPr>
          <w:rFonts w:ascii="Times New Roman" w:hAnsi="Times New Roman" w:cs="Times New Roman"/>
          <w:sz w:val="24"/>
          <w:szCs w:val="24"/>
        </w:rPr>
        <w:fldChar w:fldCharType="end"/>
      </w:r>
      <w:ins w:id="62" w:author="Wesner, Jeff S [2]" w:date="2022-08-16T09:20:00Z">
        <w:r w:rsidR="00172B98">
          <w:rPr>
            <w:rFonts w:ascii="Times New Roman" w:hAnsi="Times New Roman" w:cs="Times New Roman"/>
            <w:sz w:val="24"/>
            <w:szCs w:val="24"/>
          </w:rPr>
          <w:t>.</w:t>
        </w:r>
      </w:ins>
      <w:r w:rsidR="00E94D8B" w:rsidRPr="00E94D8B">
        <w:rPr>
          <w:rFonts w:ascii="Times New Roman" w:hAnsi="Times New Roman" w:cs="Times New Roman"/>
          <w:sz w:val="24"/>
          <w:szCs w:val="24"/>
        </w:rPr>
        <w:t xml:space="preserve"> </w:t>
      </w:r>
      <w:del w:id="63" w:author="Wesner, Jeff S [2]" w:date="2022-08-16T09:20:00Z">
        <w:r w:rsidR="00E94D8B" w:rsidDel="00172B98">
          <w:rPr>
            <w:rFonts w:ascii="Times New Roman" w:hAnsi="Times New Roman" w:cs="Times New Roman"/>
            <w:sz w:val="24"/>
            <w:szCs w:val="24"/>
          </w:rPr>
          <w:delText xml:space="preserve">will affect both </w:delText>
        </w:r>
        <w:r w:rsidR="002136C9" w:rsidDel="00172B98">
          <w:rPr>
            <w:rFonts w:ascii="Times New Roman" w:hAnsi="Times New Roman" w:cs="Times New Roman"/>
            <w:sz w:val="24"/>
            <w:szCs w:val="24"/>
          </w:rPr>
          <w:delText xml:space="preserve">i) </w:delText>
        </w:r>
        <w:r w:rsidR="00F42526" w:rsidDel="00172B98">
          <w:rPr>
            <w:rFonts w:ascii="Times New Roman" w:hAnsi="Times New Roman" w:cs="Times New Roman"/>
            <w:sz w:val="24"/>
            <w:szCs w:val="24"/>
          </w:rPr>
          <w:delText>t</w:delText>
        </w:r>
        <w:r w:rsidR="009901F9" w:rsidRPr="009901F9" w:rsidDel="00172B98">
          <w:rPr>
            <w:rFonts w:ascii="Times New Roman" w:hAnsi="Times New Roman" w:cs="Times New Roman"/>
            <w:sz w:val="24"/>
            <w:szCs w:val="24"/>
          </w:rPr>
          <w:delText>he source microbial community</w:delText>
        </w:r>
        <w:r w:rsidR="009901F9" w:rsidDel="00172B98">
          <w:rPr>
            <w:rFonts w:ascii="Times New Roman" w:hAnsi="Times New Roman" w:cs="Times New Roman"/>
            <w:sz w:val="24"/>
            <w:szCs w:val="24"/>
          </w:rPr>
          <w:delText xml:space="preserve">, which will </w:delText>
        </w:r>
        <w:r w:rsidR="009901F9" w:rsidRPr="009901F9" w:rsidDel="00172B98">
          <w:rPr>
            <w:rFonts w:ascii="Times New Roman" w:hAnsi="Times New Roman" w:cs="Times New Roman"/>
            <w:sz w:val="24"/>
            <w:szCs w:val="24"/>
          </w:rPr>
          <w:delText>inoculate, assemble, and establish in the gut of freshwater macroinvertebrtes</w:delText>
        </w:r>
        <w:r w:rsidR="00E94D8B" w:rsidDel="00172B98">
          <w:rPr>
            <w:rFonts w:ascii="Times New Roman" w:hAnsi="Times New Roman" w:cs="Times New Roman"/>
            <w:sz w:val="24"/>
            <w:szCs w:val="24"/>
          </w:rPr>
          <w:delText>, and ii) the types of macroinverteb</w:delText>
        </w:r>
        <w:r w:rsidR="001021D1" w:rsidDel="00172B98">
          <w:rPr>
            <w:rFonts w:ascii="Times New Roman" w:hAnsi="Times New Roman" w:cs="Times New Roman"/>
            <w:sz w:val="24"/>
            <w:szCs w:val="24"/>
          </w:rPr>
          <w:delText>r</w:delText>
        </w:r>
        <w:r w:rsidR="00E94D8B" w:rsidDel="00172B98">
          <w:rPr>
            <w:rFonts w:ascii="Times New Roman" w:hAnsi="Times New Roman" w:cs="Times New Roman"/>
            <w:sz w:val="24"/>
            <w:szCs w:val="24"/>
          </w:rPr>
          <w:delText>ates we obtain from each site in a random manner</w:delText>
        </w:r>
        <w:r w:rsidR="009901F9" w:rsidRPr="009901F9" w:rsidDel="00172B98">
          <w:rPr>
            <w:rFonts w:ascii="Times New Roman" w:hAnsi="Times New Roman" w:cs="Times New Roman"/>
            <w:sz w:val="24"/>
            <w:szCs w:val="24"/>
          </w:rPr>
          <w:delText xml:space="preserve">. </w:delText>
        </w:r>
        <w:r w:rsidR="00E94D8B" w:rsidDel="00172B98">
          <w:rPr>
            <w:rFonts w:ascii="Times New Roman" w:hAnsi="Times New Roman" w:cs="Times New Roman"/>
            <w:sz w:val="24"/>
            <w:szCs w:val="24"/>
          </w:rPr>
          <w:delText xml:space="preserve">We </w:delText>
        </w:r>
        <w:r w:rsidR="003C1316" w:rsidDel="00172B98">
          <w:rPr>
            <w:rFonts w:ascii="Times New Roman" w:hAnsi="Times New Roman" w:cs="Times New Roman"/>
            <w:sz w:val="24"/>
            <w:szCs w:val="24"/>
          </w:rPr>
          <w:delText>also</w:delText>
        </w:r>
        <w:r w:rsidR="00E94D8B" w:rsidDel="00172B98">
          <w:rPr>
            <w:rFonts w:ascii="Times New Roman" w:hAnsi="Times New Roman" w:cs="Times New Roman"/>
            <w:sz w:val="24"/>
            <w:szCs w:val="24"/>
          </w:rPr>
          <w:delText xml:space="preserve"> </w:delText>
        </w:r>
      </w:del>
      <w:del w:id="64" w:author="Wesner, Jeff S [2]" w:date="2022-08-16T09:12:00Z">
        <w:r w:rsidR="00E94D8B" w:rsidDel="00412CF5">
          <w:rPr>
            <w:rFonts w:ascii="Times New Roman" w:hAnsi="Times New Roman" w:cs="Times New Roman"/>
            <w:sz w:val="24"/>
            <w:szCs w:val="24"/>
          </w:rPr>
          <w:delText>considered</w:delText>
        </w:r>
        <w:r w:rsidR="00F42526" w:rsidRPr="009901F9" w:rsidDel="00412CF5">
          <w:rPr>
            <w:rFonts w:ascii="Times New Roman" w:hAnsi="Times New Roman" w:cs="Times New Roman"/>
            <w:sz w:val="24"/>
            <w:szCs w:val="24"/>
          </w:rPr>
          <w:delText xml:space="preserve"> functional</w:delText>
        </w:r>
      </w:del>
      <w:del w:id="65" w:author="Wesner, Jeff S [2]" w:date="2022-08-16T09:20:00Z">
        <w:r w:rsidR="00F42526" w:rsidRPr="009901F9" w:rsidDel="00172B98">
          <w:rPr>
            <w:rFonts w:ascii="Times New Roman" w:hAnsi="Times New Roman" w:cs="Times New Roman"/>
            <w:sz w:val="24"/>
            <w:szCs w:val="24"/>
          </w:rPr>
          <w:delText xml:space="preserve"> feeding group designation</w:delText>
        </w:r>
      </w:del>
      <w:del w:id="66" w:author="Wesner, Jeff S [2]" w:date="2022-08-16T09:11:00Z">
        <w:r w:rsidR="003C1316" w:rsidDel="00412CF5">
          <w:rPr>
            <w:rFonts w:ascii="Times New Roman" w:hAnsi="Times New Roman" w:cs="Times New Roman"/>
            <w:sz w:val="24"/>
            <w:szCs w:val="24"/>
          </w:rPr>
          <w:delText>a</w:delText>
        </w:r>
      </w:del>
      <w:del w:id="67" w:author="Wesner, Jeff S [2]" w:date="2022-08-16T09:20:00Z">
        <w:r w:rsidR="00F42526" w:rsidRPr="009901F9" w:rsidDel="00172B98">
          <w:rPr>
            <w:rFonts w:ascii="Times New Roman" w:hAnsi="Times New Roman" w:cs="Times New Roman"/>
            <w:sz w:val="24"/>
            <w:szCs w:val="24"/>
          </w:rPr>
          <w:delText xml:space="preserve"> </w:delText>
        </w:r>
        <w:r w:rsidR="00E94D8B" w:rsidDel="00172B98">
          <w:rPr>
            <w:rFonts w:ascii="Times New Roman" w:hAnsi="Times New Roman" w:cs="Times New Roman"/>
            <w:sz w:val="24"/>
            <w:szCs w:val="24"/>
          </w:rPr>
          <w:delText>as</w:delText>
        </w:r>
        <w:r w:rsidR="003C1316" w:rsidDel="00172B98">
          <w:rPr>
            <w:rFonts w:ascii="Times New Roman" w:hAnsi="Times New Roman" w:cs="Times New Roman"/>
            <w:sz w:val="24"/>
            <w:szCs w:val="24"/>
          </w:rPr>
          <w:delText xml:space="preserve"> a</w:delText>
        </w:r>
        <w:r w:rsidR="00F42526" w:rsidRPr="009901F9" w:rsidDel="00172B98">
          <w:rPr>
            <w:rFonts w:ascii="Times New Roman" w:hAnsi="Times New Roman" w:cs="Times New Roman"/>
            <w:sz w:val="24"/>
            <w:szCs w:val="24"/>
          </w:rPr>
          <w:delText xml:space="preserve"> deterministic factor.</w:delText>
        </w:r>
        <w:r w:rsidR="001021D1" w:rsidDel="00172B98">
          <w:rPr>
            <w:rFonts w:ascii="Times New Roman" w:hAnsi="Times New Roman" w:cs="Times New Roman"/>
            <w:sz w:val="24"/>
            <w:szCs w:val="24"/>
          </w:rPr>
          <w:delText xml:space="preserve"> </w:delText>
        </w:r>
        <w:r w:rsidR="00E14E9D" w:rsidDel="00172B98">
          <w:rPr>
            <w:rFonts w:ascii="Times New Roman" w:hAnsi="Times New Roman" w:cs="Times New Roman"/>
            <w:sz w:val="24"/>
            <w:szCs w:val="24"/>
          </w:rPr>
          <w:delText xml:space="preserve">This is because </w:delText>
        </w:r>
        <w:r w:rsidR="00DC213B" w:rsidDel="00172B98">
          <w:rPr>
            <w:rFonts w:ascii="Times New Roman" w:hAnsi="Times New Roman" w:cs="Times New Roman"/>
            <w:sz w:val="24"/>
            <w:szCs w:val="24"/>
          </w:rPr>
          <w:delText>different</w:delText>
        </w:r>
        <w:r w:rsidR="00E14E9D" w:rsidDel="00172B98">
          <w:rPr>
            <w:rFonts w:ascii="Times New Roman" w:hAnsi="Times New Roman" w:cs="Times New Roman"/>
            <w:sz w:val="24"/>
            <w:szCs w:val="24"/>
          </w:rPr>
          <w:delText xml:space="preserve"> </w:delText>
        </w:r>
      </w:del>
      <w:ins w:id="68" w:author="Wesner, Jeff S [2]" w:date="2022-08-16T09:20:00Z">
        <w:r w:rsidR="00172B98">
          <w:rPr>
            <w:rFonts w:ascii="Times New Roman" w:hAnsi="Times New Roman" w:cs="Times New Roman"/>
            <w:sz w:val="24"/>
            <w:szCs w:val="24"/>
          </w:rPr>
          <w:t xml:space="preserve">In addition, </w:t>
        </w:r>
      </w:ins>
      <w:r w:rsidR="00E14E9D">
        <w:rPr>
          <w:rFonts w:ascii="Times New Roman" w:hAnsi="Times New Roman" w:cs="Times New Roman"/>
          <w:sz w:val="24"/>
          <w:szCs w:val="24"/>
        </w:rPr>
        <w:t xml:space="preserve">functional feeding groups </w:t>
      </w:r>
      <w:r w:rsidR="00DC213B">
        <w:rPr>
          <w:rFonts w:ascii="Times New Roman" w:hAnsi="Times New Roman" w:cs="Times New Roman"/>
          <w:sz w:val="24"/>
          <w:szCs w:val="24"/>
        </w:rPr>
        <w:t xml:space="preserve">are known to have differences in </w:t>
      </w:r>
      <w:r w:rsidR="00E14E9D">
        <w:rPr>
          <w:rFonts w:ascii="Times New Roman" w:hAnsi="Times New Roman" w:cs="Times New Roman"/>
          <w:sz w:val="24"/>
          <w:szCs w:val="24"/>
        </w:rPr>
        <w:t>gut physiology</w:t>
      </w:r>
      <w:r w:rsidR="002136C9">
        <w:rPr>
          <w:rFonts w:ascii="Times New Roman" w:hAnsi="Times New Roman" w:cs="Times New Roman"/>
          <w:sz w:val="24"/>
          <w:szCs w:val="24"/>
        </w:rPr>
        <w:t xml:space="preserve"> </w:t>
      </w:r>
      <w:r w:rsidR="002136C9">
        <w:rPr>
          <w:rFonts w:ascii="Times New Roman" w:hAnsi="Times New Roman" w:cs="Times New Roman"/>
          <w:sz w:val="24"/>
          <w:szCs w:val="24"/>
        </w:rPr>
        <w:fldChar w:fldCharType="begin" w:fldLock="1"/>
      </w:r>
      <w:r w:rsidR="00224C21">
        <w:rPr>
          <w:rFonts w:ascii="Times New Roman" w:hAnsi="Times New Roman" w:cs="Times New Roman"/>
          <w:sz w:val="24"/>
          <w:szCs w:val="24"/>
        </w:rPr>
        <w:instrText>ADDIN CSL_CITATION {"citationItems":[{"id":"ITEM-1","itemData":{"DOI":"10.1139/z81-265","ISSN":"0008-4301","author":[{"dropping-particle":"","family":"Martin","given":"M M","non-dropping-particle":"","parse-names":false,"suffix":""},{"dropping-particle":"","family":"Martin","given":"J S","non-dropping-particle":"","parse-names":false,"suffix":""},{"dropping-particle":"","family":"Kukor","given":"J J","non-dropping-particle":"","parse-names":false,"suffix":""},{"dropping-particle":"","family":"Merritt","given":"R W","non-dropping-particle":"","parse-names":false,"suffix":""}],"container-title":"Canadian Journal of Zoology","id":"ITEM-1","issue":"10","issued":{"date-parts":[["1981","10","1"]]},"note":"doi: 10.1139/z81-265","page":"1947-1951","publisher":"NRC Research Press","title":"The digestive enzymes of detritus-feeding stonefly nymphs (Plecoptera; Pteronarcyidae)","type":"article-journal","volume":"59"},"uris":["http://www.mendeley.com/documents/?uuid=91626e1c-a36f-4cf9-bda2-29b6f99bc28e"]},{"id":"ITEM-2","itemData":{"ISSN":"00298549, 14321939","abstract":"The digestive system of larvae of Tipula abdominalis (Diptera, Tipulidae), a stream detritivore, is poorly adapted for the digestion of the major polysaccharides in its diet, but well adapted for the digestion of protein. These crane fly larvae are unable to digest the major cell wall polysaccharides of higher plants, i.e., cellulose, hemicellulose and pectin. The only polysaccharides toward which the midguts of T. abdominalis exhibited any activity were &amp;#x3b1;-amylose and laminarin, indicating that polysaccharide digestion is restricted to &amp;#x3b1;-1,4- and &amp;#x3b2;-1,3-glucans. The most concentrated source of these two classes of carbohydrates in submerged leaf litter would be associated fungal tissue. The midgut of T. abdominalis is strongly alkaline throughout, with a maximum pH near 11.5 in a narrow zone near the midpoint. Proteolytic activity in the midgut is extraordinarily high, and the pH optimum for midgut proteolytic activity is above 11. We conclude that the high alkalinity and high proteolytic activity observed in T. abdominalis larvae are manifestations of a highly efficient protein-digesting system, a system of crucial importance to a nitrogen-limited organism which must derive its nitrogen from a resource in which much of the limited nitrogen present is in a \"bound\" form in complexes of proteins with lignins and polyphenols.","author":[{"dropping-particle":"","family":"Martin","given":"M M","non-dropping-particle":"","parse-names":false,"suffix":""},{"dropping-particle":"","family":"Martin","given":"J S","non-dropping-particle":"","parse-names":false,"suffix":""},{"dropping-particle":"","family":"Kukor","given":"J J","non-dropping-particle":"","parse-names":false,"suffix":""},{"dropping-particle":"","family":"Merritt","given":"R W","non-dropping-particle":"","parse-names":false,"suffix":""}],"container-title":"Oecologia","id":"ITEM-2","issue":"3","issued":{"date-parts":[["1980"]]},"page":"360-364","publisher":"Springer","title":"The Digestion of Protein and Carbohydrate by the Stream Detritivore, Tipula abdominalis (Diptera, Tipulidae)","type":"article-journal","volume":"46"},"uris":["http://www.mendeley.com/documents/?uuid=458cc654-b1a6-4c06-9239-e7763ab3cc03"]},{"id":"ITEM-3","itemData":{"PMID":"6351718","abstract":"Literature of the last decade is reviewed covering: food resources of stream invertebrates, invertebrate functional feeding groups, resource partitioning and temperature-food interaction, and microbial-animal associations.","author":[{"dropping-particle":"","family":"Cummins","given":"K W Klug M J","non-dropping-particle":"","parse-names":false,"suffix":""}],"container-title":"Annu. Rev. Ecol. Syst., 10, 147-172, (1979)","id":"ITEM-3","issued":{"date-parts":[["1979"]]},"title":"Feeding ecology of stream invertebrates","type":"article-journal"},"uris":["http://www.mendeley.com/documents/?uuid=1735450c-7243-4cb5-b4ba-7fb4f76c5e23"]},{"id":"ITEM-4","itemData":{"ISSN":"00953628, 1432184X","abstract":"The fate of bacteria in the food of a common freshwater invertebrate has been studied both in controlled laboratory experiments and in a stream sediment. The animal chosen was the larva of the burrowing mayfly, Ephemera danica. It ingested all available bacteria nonselectively. More bacteria were found associated with the hindgut than with the mesenteron despite continuous plug flow of food through the alimentary canal. Species of bacteria were affected in different ways. Aeromonas hydrophila and Citrobacter freundii were both digested, the former selectively. Flavobacterium sp. and other unidentified species appeared to attach to the hindgut wall. Digestion of bacteria was not due to a sudden change in pH.","author":[{"dropping-particle":"","family":"Austin","given":"D A","non-dropping-particle":"","parse-names":false,"suffix":""},{"dropping-particle":"","family":"Baker","given":"J H","non-dropping-particle":"","parse-names":false,"suffix":""}],"container-title":"Microbial Ecology","id":"ITEM-4","issue":"3","issued":{"date-parts":[["1988"]]},"page":"1-10","publisher":"Springer","title":"Fate of bacteria ingested by larvae of the freshwater mayfly, &lt;Emphasis Type=\"Italic\"&gt;Ephemera danica &lt;/Emphasis&gt;","type":"article-journal","volume":"15"},"uris":["http://www.mendeley.com/documents/?uuid=613a6339-6445-4583-becb-4426df892eaa"]},{"id":"ITEM-5","itemData":{"DOI":"http://doi.org/10.1016/j.cbpa.2011.07.014","ISSN":"1095-6433","abstract":"The digestive enzymes of two stoneflies species, Hemimelaena flaviventris and Isoperla morenica, were studied for the first time. These species are temporary water inhabitants and exhibit great feeding plasticity. Although they are traditionally referred to as predators, a previous study revealed that H. flaviventris incorporates some diatoms into its diet in addition to feeding usually on several prey, and I. morenica (in that study under the name of I. curtata) only feeds on animals occasionally. The enzymatic activities of digestive amylase, lipase, protease, trypsin and chymotrypsin were determined for each species at the same developmental stage. The results show that H. flaviventris has a greater digestive enzymatic pool and higher relative and absolute protease, lipase and trypsin activities than I. morenica. The latter has a relative higher amylase activity. As higher amylase activity is typical of phytophagous species and higher protease activity typical of carnivorous species; these results reveal that H. flaviventris is a more efficient zoophagous species than I. morenica. The ecological implications of these findings, including the higher secondary production of H. flaviventris in its habitat, are discussed.","author":[{"dropping-particle":"","family":"Tierno de Figueroa","given":"J M","non-dropping-particle":"","parse-names":false,"suffix":""},{"dropping-particle":"","family":"Trenzado","given":"C E","non-dropping-particle":"","parse-names":false,"suffix":""},{"dropping-particle":"","family":"López-Rodríguez","given":"M J","non-dropping-particle":"","parse-names":false,"suffix":""},{"dropping-particle":"","family":"Sanz","given":"A","non-dropping-particle":"","parse-names":false,"suffix":""}],"container-title":"Comparative Biochemistry and Physiology Part A: Molecular &amp; Integrative Physiology","id":"ITEM-5","issue":"3","issued":{"date-parts":[["2011","11"]]},"page":"426-430","title":"Digestive enzyme activity of two stonefly species (Insecta, Plecoptera) and their feeding habits","type":"article-journal","volume":"160"},"uris":["http://www.mendeley.com/documents/?uuid=ef96a64c-6155-4202-ab59-9959fce3ff62"]},{"id":"ITEM-6","itemData":{"author":[{"dropping-particle":"","family":"Anderson, N.H. and Cargill","given":"A.S.","non-dropping-particle":"","parse-names":false,"suffix":""}],"container-title":"Nutritional Ecology of Insects, Mites, Spiders and Related Invertebrates","editor":[{"dropping-particle":"","family":"IF. Slansky Jr. &amp; J.G. Rodriguez (eds.)","given":"","non-dropping-particle":"","parse-names":false,"suffix":""}],"id":"ITEM-6","issued":{"date-parts":[["1987"]]},"page":"902-925","publisher":"Jon Wiley &amp; Sons. New York, NY","title":"Nutritional ecology of aquatic detritivorous insects.","type":"chapter"},"uris":["http://www.mendeley.com/documents/?uuid=5de47967-5320-44c0-88b3-d825ac81f71c"]}],"mendeley":{"formattedCitation":"(Cummins, 1979; Martin et al., 1980, 1981b; Anderson, N.H. and Cargill, 1987; Austin and Baker, 1988; Tierno de Figueroa et al., 2011)","plainTextFormattedCitation":"(Cummins, 1979; Martin et al., 1980, 1981b; Anderson, N.H. and Cargill, 1987; Austin and Baker, 1988; Tierno de Figueroa et al., 2011)","previouslyFormattedCitation":"(Cummins, 1979; Martin et al., 1980, 1981b; Anderson, N.H. and Cargill, 1987; Austin and Baker, 1988; Tierno de Figueroa et al., 2011)"},"properties":{"noteIndex":0},"schema":"https://github.com/citation-style-language/schema/raw/master/csl-citation.json"}</w:instrText>
      </w:r>
      <w:r w:rsidR="002136C9">
        <w:rPr>
          <w:rFonts w:ascii="Times New Roman" w:hAnsi="Times New Roman" w:cs="Times New Roman"/>
          <w:sz w:val="24"/>
          <w:szCs w:val="24"/>
        </w:rPr>
        <w:fldChar w:fldCharType="separate"/>
      </w:r>
      <w:r w:rsidR="008A6AB2" w:rsidRPr="008A6AB2">
        <w:rPr>
          <w:rFonts w:ascii="Times New Roman" w:hAnsi="Times New Roman" w:cs="Times New Roman"/>
          <w:noProof/>
          <w:sz w:val="24"/>
          <w:szCs w:val="24"/>
        </w:rPr>
        <w:t>(Cummins, 1979; Martin et al., 1980, 1981b; Anderson, N.H. and Cargill, 1987; Austin and Baker, 1988; Tierno de Figueroa et al., 2011)</w:t>
      </w:r>
      <w:r w:rsidR="002136C9">
        <w:rPr>
          <w:rFonts w:ascii="Times New Roman" w:hAnsi="Times New Roman" w:cs="Times New Roman"/>
          <w:sz w:val="24"/>
          <w:szCs w:val="24"/>
        </w:rPr>
        <w:fldChar w:fldCharType="end"/>
      </w:r>
      <w:r w:rsidR="00E14E9D">
        <w:rPr>
          <w:rFonts w:ascii="Times New Roman" w:hAnsi="Times New Roman" w:cs="Times New Roman"/>
          <w:sz w:val="24"/>
          <w:szCs w:val="24"/>
        </w:rPr>
        <w:t xml:space="preserve">, associated gut microbial </w:t>
      </w:r>
      <w:r w:rsidR="00E14E9D">
        <w:rPr>
          <w:rFonts w:ascii="Times New Roman" w:hAnsi="Times New Roman" w:cs="Times New Roman"/>
          <w:sz w:val="24"/>
          <w:szCs w:val="24"/>
        </w:rPr>
        <w:lastRenderedPageBreak/>
        <w:t>composition</w:t>
      </w:r>
      <w:r w:rsidR="002136C9">
        <w:rPr>
          <w:rFonts w:ascii="Times New Roman" w:hAnsi="Times New Roman" w:cs="Times New Roman"/>
          <w:sz w:val="24"/>
          <w:szCs w:val="24"/>
        </w:rPr>
        <w:t xml:space="preserve"> </w:t>
      </w:r>
      <w:r w:rsidR="002136C9">
        <w:rPr>
          <w:rFonts w:ascii="Times New Roman" w:hAnsi="Times New Roman" w:cs="Times New Roman"/>
          <w:sz w:val="24"/>
          <w:szCs w:val="24"/>
        </w:rPr>
        <w:fldChar w:fldCharType="begin" w:fldLock="1"/>
      </w:r>
      <w:r w:rsidR="002136C9">
        <w:rPr>
          <w:rFonts w:ascii="Times New Roman" w:hAnsi="Times New Roman" w:cs="Times New Roman"/>
          <w:sz w:val="24"/>
          <w:szCs w:val="24"/>
        </w:rPr>
        <w:instrText>ADDIN CSL_CITATION {"citationItems":[{"id":"ITEM-1","itemData":{"DOI":"10.1007/s10750-018-3671-3","ISSN":"15735117","abstract":"© 2018 Springer International Publishing AG, part of Springer Nature Little is known about the impacts of diet and environment on the composition and stability of gut microbial assemblages among freshwater macroinvertebrate functional feeding groups, compared to terrestrial counterparts. In this study, we compared gut microbial assemblages among functional feeding groups and environmental/dietary materials (biofilm and bacterioplankton) within and across two Northeastern Ohio streams differing in environmental conditions, following partial 16S rRNA sequence data analyses. Four functional feeding groups (filter feeders, grazers/collectors, omnivores, and predators) were uncovered in both streams, with significant differences in gut microbial community compositions among functional feeding groups within streams, and significant similarities in gut microbial community compositions between the same functional feeding groups across streams. Observed differences and similarities among functional feeding groups may be attributed to group-specific internal sorting processes due to physical and chemical properties (such as pH and oxygen levels) of the gut, which impact successful bacterial colonization. Results from this study provide insights into the impacts of diet and environment on the composition and stability of freshwater macroinvertebrate gut microbial assemblages. Results also provide a basis for further studies investigating initial establishment and colonization of gut microbiota across developmental stages, and potential gut microbial functions of importance to freshwater macroinvertebrate hosts.","author":[{"dropping-particle":"","family":"Ayayee","given":"P.A.","non-dropping-particle":"","parse-names":false,"suffix":""},{"dropping-particle":"","family":"Cosgrove","given":"C.R.","non-dropping-particle":"","parse-names":false,"suffix":""},{"dropping-particle":"","family":"Beckwith","given":"A.","non-dropping-particle":"","parse-names":false,"suffix":""},{"dropping-particle":"","family":"Roberto","given":"A.A.","non-dropping-particle":"","parse-names":false,"suffix":""},{"dropping-particle":"","family":"Leff","given":"L.G.","non-dropping-particle":"","parse-names":false,"suffix":""}],"container-title":"Hydrobiologia","id":"ITEM-1","issued":{"date-parts":[["2018"]]},"page":"157-172","title":"Gut bacterial assemblages of freshwater macroinvertebrate functional feeding groups","type":"article-journal","volume":"822"},"uris":["http://www.mendeley.com/documents/?uuid=e9035bc4-0a37-3be9-86b3-b970a99823b6"]},{"id":"ITEM-2","itemData":{"DOI":"10.1111/1462-2920.13187","ISBN":"1462-2912","ISSN":"14622920","PMID":"26690563","abstract":"Carrion decomposition is driven by complex relation- ships that affect necrobiome community (i.e. all organisms and their genes associated with a dead animal) interactions, such as insect species arrival time to carrion and microbial succession. Little is understood about how microbial communities inter- act with invertebrates at the aquatic–terrestrial habitat interface. The first objective of the study was to characterize internal microbial communities using high-throughput sequencing of 16S rRNA gene amplicons for aquatic insects (three mayfly species) in streams with salmon carcasses compared with those in streams without salmon carcasses. The second objective was to assess the epinecrotic microbial communities of decomposing salmon car- casses (Oncorhynchus keta) compared with those of terrestrial necrophagous insects (Calliphora terraenovae larvae and adults) associated with the carcasses. There was a significant difference in the internal microbiomes of mayflies collected in salmon carcass-bearing streams and in non-carcass streams, while the developmental stage of blow flies was the governing factor in structuring necrophagous insect internal microbiota. Furthermore, the necrophagous internal microbiome was influenced by the resource on which the larvae developed, and changes in the adult microbiome varied temporally. Overall, these carrion subsidy-driven networks respond to resource pulses with bottom-up effects on consumer microbial structure, as revealed by shifting communities over space","author":[{"dropping-particle":"","family":"Pechal","given":"Jennifer L.","non-dropping-particle":"","parse-names":false,"suffix":""},{"dropping-particle":"","family":"Benbow","given":"M. Eric","non-dropping-particle":"","parse-names":false,"suffix":""}],"container-title":"Environmental Microbiology","id":"ITEM-2","issue":"5","issued":{"date-parts":[["2016"]]},"page":"1511-1522","title":"Microbial ecology of the salmon necrobiome: Evidence salmon carrion decomposition influences aquatic and terrestrial insect microbiomes","type":"article-journal","volume":"18"},"uris":["http://www.mendeley.com/documents/?uuid=74cfed48-52ff-4ef3-8929-4d87b5dd8265"]},{"id":"ITEM-3","itemData":{"DOI":"10.1007/s10750-019-04097-w","ISSN":"1573-5117","abstract":"The roles of macroinvertebrate and microbial communities in stream ecosystems are recognized to be important to energy flow and nutrient cycling. While the linkages of these major groups of aquatic organisms have not been thoroughly investigated, determining how they interact is particularly important for understanding the mechanisms and potential evolutionary relationships that contribute to ecosystem processes, such as organic matter decomposition. We evaluated the microbiomes of several aquatic insect species differing in trophic ecology and belonging to different functional feeding groups at two sites along an Italian Alpine river with different elevation and environmental characteristics, one located above the tree line and the other in a forested environment. We found that the internal microbial communities of the different species significantly varied in taxonomic and functional composition and could be used to classify samples to both species and environment. We demonstrated that functional differences existed between the microbiota of different insect species with variable feeding behaviors, and that species differences were more important, in this context, than environmental or habitat conditions. These results provide new information on how the microbiomes of aquatic insects may potentially be influenced by their hosts and habitat conditions in Alpine streams.","author":[{"dropping-particle":"","family":"Receveur","given":"Joseph P","non-dropping-particle":"","parse-names":false,"suffix":""},{"dropping-particle":"","family":"Fenoglio","given":"Stefano","non-dropping-particle":"","parse-names":false,"suffix":""},{"dropping-particle":"","family":"Benbow","given":"M Eric","non-dropping-particle":"","parse-names":false,"suffix":""}],"container-title":"Hydrobiologia","id":"ITEM-3","issue":"2","issued":{"date-parts":[["2020"]]},"page":"331-344","title":"Insect-associated bacterial communities in an alpine stream","type":"article-journal","volume":"847"},"uris":["http://www.mendeley.com/documents/?uuid=27093fa1-9a06-494a-af0a-e59a4c987005"]}],"mendeley":{"formattedCitation":"(Pechal and Benbow, 2016; Ayayee et al., 2018; Receveur et al., 2020)","plainTextFormattedCitation":"(Pechal and Benbow, 2016; Ayayee et al., 2018; Receveur et al., 2020)","previouslyFormattedCitation":"(Pechal and Benbow, 2016; Ayayee et al., 2018; Receveur et al., 2020)"},"properties":{"noteIndex":0},"schema":"https://github.com/citation-style-language/schema/raw/master/csl-citation.json"}</w:instrText>
      </w:r>
      <w:r w:rsidR="002136C9">
        <w:rPr>
          <w:rFonts w:ascii="Times New Roman" w:hAnsi="Times New Roman" w:cs="Times New Roman"/>
          <w:sz w:val="24"/>
          <w:szCs w:val="24"/>
        </w:rPr>
        <w:fldChar w:fldCharType="separate"/>
      </w:r>
      <w:r w:rsidR="002136C9" w:rsidRPr="002136C9">
        <w:rPr>
          <w:rFonts w:ascii="Times New Roman" w:hAnsi="Times New Roman" w:cs="Times New Roman"/>
          <w:noProof/>
          <w:sz w:val="24"/>
          <w:szCs w:val="24"/>
        </w:rPr>
        <w:t>(Pechal and Benbow, 2016; Ayayee et al., 2018; Receveur et al., 2020)</w:t>
      </w:r>
      <w:r w:rsidR="002136C9">
        <w:rPr>
          <w:rFonts w:ascii="Times New Roman" w:hAnsi="Times New Roman" w:cs="Times New Roman"/>
          <w:sz w:val="24"/>
          <w:szCs w:val="24"/>
        </w:rPr>
        <w:fldChar w:fldCharType="end"/>
      </w:r>
      <w:r w:rsidR="001021D1">
        <w:rPr>
          <w:rFonts w:ascii="Times New Roman" w:hAnsi="Times New Roman" w:cs="Times New Roman"/>
          <w:sz w:val="24"/>
          <w:szCs w:val="24"/>
        </w:rPr>
        <w:t>,</w:t>
      </w:r>
      <w:r w:rsidR="00E14E9D">
        <w:rPr>
          <w:rFonts w:ascii="Times New Roman" w:hAnsi="Times New Roman" w:cs="Times New Roman"/>
          <w:sz w:val="24"/>
          <w:szCs w:val="24"/>
        </w:rPr>
        <w:t xml:space="preserve"> and functions</w:t>
      </w:r>
      <w:r w:rsidR="002136C9">
        <w:rPr>
          <w:rFonts w:ascii="Times New Roman" w:hAnsi="Times New Roman" w:cs="Times New Roman"/>
          <w:sz w:val="24"/>
          <w:szCs w:val="24"/>
        </w:rPr>
        <w:t xml:space="preserve"> </w:t>
      </w:r>
      <w:r w:rsidR="002136C9">
        <w:rPr>
          <w:rFonts w:ascii="Times New Roman" w:hAnsi="Times New Roman" w:cs="Times New Roman"/>
          <w:sz w:val="24"/>
          <w:szCs w:val="24"/>
        </w:rPr>
        <w:fldChar w:fldCharType="begin" w:fldLock="1"/>
      </w:r>
      <w:r w:rsidR="00E1078E">
        <w:rPr>
          <w:rFonts w:ascii="Times New Roman" w:hAnsi="Times New Roman" w:cs="Times New Roman"/>
          <w:sz w:val="24"/>
          <w:szCs w:val="24"/>
        </w:rPr>
        <w:instrText>ADDIN CSL_CITATION {"citationItems":[{"id":"ITEM-1","itemData":{"DOI":"10.5194/bg-10-7829-2013","ISBN":"1726-4189","ISSN":"17264170","abstract":"Invertebrate animals that live at the bottom of aquatic ecosystems (i.e., benthic macrofauna) are important mediators between nutrients in the water column and microbes in the benthos. The presence of benthic macrofauna stimulates microbial nutrient dynamics through different types of animal–microbe interactions, which potentially affect the trophic status of aquatic ecosystems. This review contrasts three types of animal–microbe interactions in the benthos of aquatic ecosystems: (i) ecosystem engineering, (ii) grazing, and (iii) symbiosis. Their specific contributions to the turnover of fixed nitrogen (mainly nitrate and ammonium) and the emission of the greenhouse gas nitrous oxide are evaluated. Published data indicate that ecosystem engineering by sediment-burrowing macrofauna stimulates benthic nitrification and denitrification, which together allows fixed nitrogen removal. However, the release of ammonium from sediments is enhanced more strongly than the sedimentary uptake of nitrate. Ecosystem engineering by reef-building macrofauna increases nitrogen retention and ammonium concentrations in shallow aquatic ecosystems, but allows organic nitrogen removal through harvesting. Grazing by macrofauna on benthic microbes apparently has small or neutral effects on nitrogen cycling. Animal–microbe symbioses provide abundant and distinct benthic compartments for a multitude of nitrogen-cycle pathways. Recent studies reveal that ecosystem engineering, grazing, and symbioses of benthic macrofauna significantly enhance nitrous oxide emission from shallow aquatic ecosystems. The beneficial effect of benthic macrofauna on fixed nitrogen removal through coupled nitrification–denitrification can thus be offset by the concurrent release of (i) ammonium that stimulates aquatic primary production and (ii) nitrous oxide that contributes to global warming. Overall, benthic macrofauna intensifies the coupling between benthos, pelagial, and atmosphere through enhanced turnover and transport of nitrogen.","author":[{"dropping-particle":"","family":"Stief","given":"P.","non-dropping-particle":"","parse-names":false,"suffix":""}],"container-title":"Biogeosciences","id":"ITEM-1","issue":"12","issued":{"date-parts":[["2013"]]},"page":"7829-7846","title":"Stimulation of microbial nitrogen cycling in aquatic ecosystems by benthic macrofauna: Mechanisms and environmental implications","type":"article-journal","volume":"10"},"uris":["http://www.mendeley.com/documents/?uuid=304439df-bb4d-4636-83a6-6ccc94c76621"]},{"id":"ITEM-2","itemData":{"DOI":"10.1073/pnas.0808228106","ISBN":"0027-8424","ISSN":"1091-6490","PMID":"19255427","abstract":"A large variety of aquatic animals was found to emit the potent greenhouse gas nitrous oxide when nitrate was present in the environment. The emission was ascribed to denitrification by ingested bacteria in the anoxic animal gut, and the exceptionally high N(2)O-to-N(2) production ratio suggested delayed induction of the last step of denitrification. Filter- and deposit-feeding animal species showed the highest rates of nitrous oxide emission and predators the lowest, probably reflecting the different amounts of denitrifying bacteria in the diet. We estimate that nitrous oxide emission by aquatic animals is quantitatively important in nitrate-rich aquatic environments like freshwater, coastal marine, and deep-sea ecosystems. The contribution of this source to overall nitrous oxide emission from aquatic environments might further increase because of the projected increase of nitrate availability in tropical regions and the numeric dominance of filter- and deposit-feeders in eutrophic ecosystems.","author":[{"dropping-particle":"","family":"Stief","given":"Peter","non-dropping-particle":"","parse-names":false,"suffix":""},{"dropping-particle":"","family":"Poulsen","given":"Morten","non-dropping-particle":"","parse-names":false,"suffix":""},{"dropping-particle":"","family":"Nielsen","given":"Lars Peter","non-dropping-particle":"","parse-names":false,"suffix":""},{"dropping-particle":"","family":"Brix","given":"Hans","non-dropping-particle":"","parse-names":false,"suffix":""},{"dropping-particle":"","family":"Schramm","given":"Andreas","non-dropping-particle":"","parse-names":false,"suffix":""},{"dropping-particle":"","family":"Peter","given":"Lars","non-dropping-particle":"","parse-names":false,"suffix":""},{"dropping-particle":"","family":"Brix","given":"Hans","non-dropping-particle":"","parse-names":false,"suffix":""},{"dropping-particle":"","family":"Schramm","given":"Andreas","non-dropping-particle":"","parse-names":false,"suffix":""}],"container-title":"Proceedings of the National Academy of Sciences of the United States of America","id":"ITEM-2","issue":"11","issued":{"date-parts":[["2009"]]},"page":"4296-300","title":"Nitrous oxide emission by aquatic macrofauna.","type":"article-journal","volume":"106"},"uris":["http://www.mendeley.com/documents/?uuid=3d7cc581-fcf1-4ea7-a848-1bc40b6234ee"]}],"mendeley":{"formattedCitation":"(Stief et al., 2009; Stief, 2013)","plainTextFormattedCitation":"(Stief et al., 2009; Stief, 2013)","previouslyFormattedCitation":"(Stief et al., 2009; Stief, 2013)"},"properties":{"noteIndex":0},"schema":"https://github.com/citation-style-language/schema/raw/master/csl-citation.json"}</w:instrText>
      </w:r>
      <w:r w:rsidR="002136C9">
        <w:rPr>
          <w:rFonts w:ascii="Times New Roman" w:hAnsi="Times New Roman" w:cs="Times New Roman"/>
          <w:sz w:val="24"/>
          <w:szCs w:val="24"/>
        </w:rPr>
        <w:fldChar w:fldCharType="separate"/>
      </w:r>
      <w:r w:rsidR="002136C9" w:rsidRPr="002136C9">
        <w:rPr>
          <w:rFonts w:ascii="Times New Roman" w:hAnsi="Times New Roman" w:cs="Times New Roman"/>
          <w:noProof/>
          <w:sz w:val="24"/>
          <w:szCs w:val="24"/>
        </w:rPr>
        <w:t>(Stief et al., 2009; Stief, 2013)</w:t>
      </w:r>
      <w:r w:rsidR="002136C9">
        <w:rPr>
          <w:rFonts w:ascii="Times New Roman" w:hAnsi="Times New Roman" w:cs="Times New Roman"/>
          <w:sz w:val="24"/>
          <w:szCs w:val="24"/>
        </w:rPr>
        <w:fldChar w:fldCharType="end"/>
      </w:r>
      <w:r w:rsidR="00E14E9D">
        <w:rPr>
          <w:rFonts w:ascii="Times New Roman" w:hAnsi="Times New Roman" w:cs="Times New Roman"/>
          <w:sz w:val="24"/>
          <w:szCs w:val="24"/>
        </w:rPr>
        <w:t>.</w:t>
      </w:r>
    </w:p>
    <w:p w14:paraId="1B59B09E" w14:textId="43294B4D" w:rsidR="0024215F" w:rsidRDefault="003718AF" w:rsidP="009901F9">
      <w:pPr>
        <w:spacing w:line="480" w:lineRule="auto"/>
        <w:ind w:firstLine="720"/>
        <w:rPr>
          <w:rFonts w:ascii="Times New Roman" w:hAnsi="Times New Roman" w:cs="Times New Roman"/>
          <w:sz w:val="24"/>
          <w:szCs w:val="24"/>
        </w:rPr>
      </w:pPr>
      <w:del w:id="69" w:author="Wesner, Jeff S [2]" w:date="2022-08-16T09:24:00Z">
        <w:r w:rsidDel="008111B0">
          <w:rPr>
            <w:rFonts w:ascii="Times New Roman" w:hAnsi="Times New Roman" w:cs="Times New Roman"/>
            <w:sz w:val="24"/>
            <w:szCs w:val="24"/>
          </w:rPr>
          <w:delText xml:space="preserve">We </w:delText>
        </w:r>
        <w:r w:rsidR="001021D1" w:rsidDel="008111B0">
          <w:rPr>
            <w:rFonts w:ascii="Times New Roman" w:hAnsi="Times New Roman" w:cs="Times New Roman"/>
            <w:sz w:val="24"/>
            <w:szCs w:val="24"/>
          </w:rPr>
          <w:delText xml:space="preserve">hypothesized </w:delText>
        </w:r>
        <w:r w:rsidR="00A54443" w:rsidDel="008111B0">
          <w:rPr>
            <w:rFonts w:ascii="Times New Roman" w:hAnsi="Times New Roman" w:cs="Times New Roman"/>
            <w:sz w:val="24"/>
            <w:szCs w:val="24"/>
          </w:rPr>
          <w:delText xml:space="preserve">that </w:delText>
        </w:r>
        <w:r w:rsidDel="008111B0">
          <w:rPr>
            <w:rFonts w:ascii="Times New Roman" w:hAnsi="Times New Roman" w:cs="Times New Roman"/>
            <w:sz w:val="24"/>
            <w:szCs w:val="24"/>
          </w:rPr>
          <w:delText xml:space="preserve">differences </w:delText>
        </w:r>
        <w:r w:rsidR="00E14E9D" w:rsidDel="008111B0">
          <w:rPr>
            <w:rFonts w:ascii="Times New Roman" w:hAnsi="Times New Roman" w:cs="Times New Roman"/>
            <w:sz w:val="24"/>
            <w:szCs w:val="24"/>
          </w:rPr>
          <w:delText xml:space="preserve">in </w:delText>
        </w:r>
        <w:r w:rsidR="0024215F" w:rsidDel="008111B0">
          <w:rPr>
            <w:rFonts w:ascii="Times New Roman" w:hAnsi="Times New Roman" w:cs="Times New Roman"/>
            <w:sz w:val="24"/>
            <w:szCs w:val="24"/>
          </w:rPr>
          <w:delText xml:space="preserve">gut </w:delText>
        </w:r>
        <w:r w:rsidR="00E14E9D" w:rsidDel="008111B0">
          <w:rPr>
            <w:rFonts w:ascii="Times New Roman" w:hAnsi="Times New Roman" w:cs="Times New Roman"/>
            <w:sz w:val="24"/>
            <w:szCs w:val="24"/>
          </w:rPr>
          <w:delText xml:space="preserve">microbial community composition (β-diversity) </w:delText>
        </w:r>
        <w:r w:rsidDel="008111B0">
          <w:rPr>
            <w:rFonts w:ascii="Times New Roman" w:hAnsi="Times New Roman" w:cs="Times New Roman"/>
            <w:sz w:val="24"/>
            <w:szCs w:val="24"/>
          </w:rPr>
          <w:delText>among sampled macroinvertebrate</w:delText>
        </w:r>
        <w:r w:rsidR="0024215F" w:rsidDel="008111B0">
          <w:rPr>
            <w:rFonts w:ascii="Times New Roman" w:hAnsi="Times New Roman" w:cs="Times New Roman"/>
            <w:sz w:val="24"/>
            <w:szCs w:val="24"/>
          </w:rPr>
          <w:delText xml:space="preserve">s </w:delText>
        </w:r>
        <w:r w:rsidR="001021D1" w:rsidDel="008111B0">
          <w:rPr>
            <w:rFonts w:ascii="Times New Roman" w:hAnsi="Times New Roman" w:cs="Times New Roman"/>
            <w:sz w:val="24"/>
            <w:szCs w:val="24"/>
          </w:rPr>
          <w:delText>would</w:delText>
        </w:r>
        <w:r w:rsidR="00E14E9D" w:rsidDel="008111B0">
          <w:rPr>
            <w:rFonts w:ascii="Times New Roman" w:hAnsi="Times New Roman" w:cs="Times New Roman"/>
            <w:sz w:val="24"/>
            <w:szCs w:val="24"/>
          </w:rPr>
          <w:delText xml:space="preserve"> be </w:delText>
        </w:r>
        <w:r w:rsidR="001021D1" w:rsidDel="008111B0">
          <w:rPr>
            <w:rFonts w:ascii="Times New Roman" w:hAnsi="Times New Roman" w:cs="Times New Roman"/>
            <w:sz w:val="24"/>
            <w:szCs w:val="24"/>
          </w:rPr>
          <w:delText xml:space="preserve">a </w:delText>
        </w:r>
        <w:r w:rsidR="00E14E9D" w:rsidDel="008111B0">
          <w:rPr>
            <w:rFonts w:ascii="Times New Roman" w:hAnsi="Times New Roman" w:cs="Times New Roman"/>
            <w:sz w:val="24"/>
            <w:szCs w:val="24"/>
          </w:rPr>
          <w:delText xml:space="preserve">function of deterministic </w:delText>
        </w:r>
        <w:r w:rsidR="00552CB0" w:rsidDel="008111B0">
          <w:rPr>
            <w:rFonts w:ascii="Times New Roman" w:hAnsi="Times New Roman" w:cs="Times New Roman"/>
            <w:sz w:val="24"/>
            <w:szCs w:val="24"/>
          </w:rPr>
          <w:delText xml:space="preserve">factors </w:delText>
        </w:r>
        <w:r w:rsidR="00634621" w:rsidDel="008111B0">
          <w:rPr>
            <w:rFonts w:ascii="Times New Roman" w:hAnsi="Times New Roman" w:cs="Times New Roman"/>
            <w:sz w:val="24"/>
            <w:szCs w:val="24"/>
          </w:rPr>
          <w:delText>(</w:delText>
        </w:r>
        <w:r w:rsidR="00552CB0" w:rsidDel="008111B0">
          <w:rPr>
            <w:rFonts w:ascii="Times New Roman" w:hAnsi="Times New Roman" w:cs="Times New Roman"/>
            <w:sz w:val="24"/>
            <w:szCs w:val="24"/>
          </w:rPr>
          <w:delText>reflect</w:delText>
        </w:r>
        <w:r w:rsidR="001021D1" w:rsidDel="008111B0">
          <w:rPr>
            <w:rFonts w:ascii="Times New Roman" w:hAnsi="Times New Roman" w:cs="Times New Roman"/>
            <w:sz w:val="24"/>
            <w:szCs w:val="24"/>
          </w:rPr>
          <w:delText xml:space="preserve">ing </w:delText>
        </w:r>
        <w:r w:rsidDel="008111B0">
          <w:rPr>
            <w:rFonts w:ascii="Times New Roman" w:hAnsi="Times New Roman" w:cs="Times New Roman"/>
            <w:sz w:val="24"/>
            <w:szCs w:val="24"/>
          </w:rPr>
          <w:delText>functional feeding group</w:delText>
        </w:r>
        <w:r w:rsidR="00A56A31" w:rsidDel="008111B0">
          <w:rPr>
            <w:rFonts w:ascii="Times New Roman" w:hAnsi="Times New Roman" w:cs="Times New Roman"/>
            <w:sz w:val="24"/>
            <w:szCs w:val="24"/>
          </w:rPr>
          <w:delText xml:space="preserve"> designation</w:delText>
        </w:r>
        <w:r w:rsidR="00634621" w:rsidDel="008111B0">
          <w:rPr>
            <w:rFonts w:ascii="Times New Roman" w:hAnsi="Times New Roman" w:cs="Times New Roman"/>
            <w:sz w:val="24"/>
            <w:szCs w:val="24"/>
          </w:rPr>
          <w:delText>s)</w:delText>
        </w:r>
        <w:r w:rsidR="001021D1" w:rsidDel="008111B0">
          <w:rPr>
            <w:rFonts w:ascii="Times New Roman" w:hAnsi="Times New Roman" w:cs="Times New Roman"/>
            <w:sz w:val="24"/>
            <w:szCs w:val="24"/>
          </w:rPr>
          <w:delText xml:space="preserve"> </w:delText>
        </w:r>
        <w:r w:rsidR="000475A9" w:rsidDel="008111B0">
          <w:rPr>
            <w:rFonts w:ascii="Times New Roman" w:hAnsi="Times New Roman" w:cs="Times New Roman"/>
            <w:sz w:val="24"/>
            <w:szCs w:val="24"/>
          </w:rPr>
          <w:delText>and</w:delText>
        </w:r>
        <w:r w:rsidR="00634621" w:rsidDel="008111B0">
          <w:rPr>
            <w:rFonts w:ascii="Times New Roman" w:hAnsi="Times New Roman" w:cs="Times New Roman"/>
            <w:sz w:val="24"/>
            <w:szCs w:val="24"/>
          </w:rPr>
          <w:delText xml:space="preserve"> than stochastic </w:delText>
        </w:r>
        <w:r w:rsidR="00552CB0" w:rsidDel="008111B0">
          <w:rPr>
            <w:rFonts w:ascii="Times New Roman" w:hAnsi="Times New Roman" w:cs="Times New Roman"/>
            <w:sz w:val="24"/>
            <w:szCs w:val="24"/>
          </w:rPr>
          <w:delText>factors</w:delText>
        </w:r>
        <w:r w:rsidR="001021D1" w:rsidDel="008111B0">
          <w:rPr>
            <w:rFonts w:ascii="Times New Roman" w:hAnsi="Times New Roman" w:cs="Times New Roman"/>
            <w:sz w:val="24"/>
            <w:szCs w:val="24"/>
          </w:rPr>
          <w:delText xml:space="preserve"> </w:delText>
        </w:r>
        <w:r w:rsidR="00634621" w:rsidDel="008111B0">
          <w:rPr>
            <w:rFonts w:ascii="Times New Roman" w:hAnsi="Times New Roman" w:cs="Times New Roman"/>
            <w:sz w:val="24"/>
            <w:szCs w:val="24"/>
          </w:rPr>
          <w:delText>(</w:delText>
        </w:r>
        <w:r w:rsidR="00E14E9D" w:rsidDel="008111B0">
          <w:rPr>
            <w:rFonts w:ascii="Times New Roman" w:hAnsi="Times New Roman" w:cs="Times New Roman"/>
            <w:sz w:val="24"/>
            <w:szCs w:val="24"/>
          </w:rPr>
          <w:delText>geographic</w:delText>
        </w:r>
        <w:r w:rsidR="00634621" w:rsidDel="008111B0">
          <w:rPr>
            <w:rFonts w:ascii="Times New Roman" w:hAnsi="Times New Roman" w:cs="Times New Roman"/>
            <w:sz w:val="24"/>
            <w:szCs w:val="24"/>
          </w:rPr>
          <w:delText>al</w:delText>
        </w:r>
        <w:r w:rsidR="00E14E9D" w:rsidDel="008111B0">
          <w:rPr>
            <w:rFonts w:ascii="Times New Roman" w:hAnsi="Times New Roman" w:cs="Times New Roman"/>
            <w:sz w:val="24"/>
            <w:szCs w:val="24"/>
          </w:rPr>
          <w:delText xml:space="preserve"> location or </w:delText>
        </w:r>
        <w:r w:rsidR="00A56A31" w:rsidDel="008111B0">
          <w:rPr>
            <w:rFonts w:ascii="Times New Roman" w:hAnsi="Times New Roman" w:cs="Times New Roman"/>
            <w:sz w:val="24"/>
            <w:szCs w:val="24"/>
          </w:rPr>
          <w:delText>taxono</w:delText>
        </w:r>
        <w:r w:rsidR="001021D1" w:rsidDel="008111B0">
          <w:rPr>
            <w:rFonts w:ascii="Times New Roman" w:hAnsi="Times New Roman" w:cs="Times New Roman"/>
            <w:sz w:val="24"/>
            <w:szCs w:val="24"/>
          </w:rPr>
          <w:delText>m</w:delText>
        </w:r>
        <w:r w:rsidR="00E14E9D" w:rsidDel="008111B0">
          <w:rPr>
            <w:rFonts w:ascii="Times New Roman" w:hAnsi="Times New Roman" w:cs="Times New Roman"/>
            <w:sz w:val="24"/>
            <w:szCs w:val="24"/>
          </w:rPr>
          <w:delText>ical</w:delText>
        </w:r>
        <w:r w:rsidR="00A56A31" w:rsidDel="008111B0">
          <w:rPr>
            <w:rFonts w:ascii="Times New Roman" w:hAnsi="Times New Roman" w:cs="Times New Roman"/>
            <w:sz w:val="24"/>
            <w:szCs w:val="24"/>
          </w:rPr>
          <w:delText xml:space="preserve"> identification</w:delText>
        </w:r>
        <w:r w:rsidR="00634621" w:rsidDel="008111B0">
          <w:rPr>
            <w:rFonts w:ascii="Times New Roman" w:hAnsi="Times New Roman" w:cs="Times New Roman"/>
            <w:sz w:val="24"/>
            <w:szCs w:val="24"/>
          </w:rPr>
          <w:delText>)</w:delText>
        </w:r>
        <w:r w:rsidR="00A56A31" w:rsidDel="008111B0">
          <w:rPr>
            <w:rFonts w:ascii="Times New Roman" w:hAnsi="Times New Roman" w:cs="Times New Roman"/>
            <w:sz w:val="24"/>
            <w:szCs w:val="24"/>
          </w:rPr>
          <w:delText xml:space="preserve">. This is based on </w:delText>
        </w:r>
        <w:r w:rsidR="00E14E9D" w:rsidDel="008111B0">
          <w:rPr>
            <w:rFonts w:ascii="Times New Roman" w:hAnsi="Times New Roman" w:cs="Times New Roman"/>
            <w:sz w:val="24"/>
            <w:szCs w:val="24"/>
          </w:rPr>
          <w:delText xml:space="preserve">the </w:delText>
        </w:r>
        <w:r w:rsidR="00A56A31" w:rsidDel="008111B0">
          <w:rPr>
            <w:rFonts w:ascii="Times New Roman" w:hAnsi="Times New Roman" w:cs="Times New Roman"/>
            <w:sz w:val="24"/>
            <w:szCs w:val="24"/>
          </w:rPr>
          <w:delText>assumption that different macroinvertebrate taxa from different sites will have comparable gut physiologies, which will select for taxonomically comparable</w:delText>
        </w:r>
        <w:r w:rsidR="00E14E9D" w:rsidDel="008111B0">
          <w:rPr>
            <w:rFonts w:ascii="Times New Roman" w:hAnsi="Times New Roman" w:cs="Times New Roman"/>
            <w:sz w:val="24"/>
            <w:szCs w:val="24"/>
          </w:rPr>
          <w:delText xml:space="preserve"> </w:delText>
        </w:r>
        <w:r w:rsidR="00A56A31" w:rsidDel="008111B0">
          <w:rPr>
            <w:rFonts w:ascii="Times New Roman" w:hAnsi="Times New Roman" w:cs="Times New Roman"/>
            <w:sz w:val="24"/>
            <w:szCs w:val="24"/>
          </w:rPr>
          <w:delText xml:space="preserve">microbes, thus, resulting in similar gut microbiomes. </w:delText>
        </w:r>
      </w:del>
      <w:commentRangeStart w:id="70"/>
      <w:r w:rsidR="008E2DAB">
        <w:rPr>
          <w:rFonts w:ascii="Times New Roman" w:hAnsi="Times New Roman" w:cs="Times New Roman"/>
          <w:sz w:val="24"/>
          <w:szCs w:val="24"/>
        </w:rPr>
        <w:t xml:space="preserve">This study differs from previous studies, which </w:t>
      </w:r>
      <w:r w:rsidR="005B28FE">
        <w:rPr>
          <w:rFonts w:ascii="Times New Roman" w:hAnsi="Times New Roman" w:cs="Times New Roman"/>
          <w:sz w:val="24"/>
          <w:szCs w:val="24"/>
        </w:rPr>
        <w:t xml:space="preserve">only </w:t>
      </w:r>
      <w:r w:rsidR="008E2DAB">
        <w:rPr>
          <w:rFonts w:ascii="Times New Roman" w:hAnsi="Times New Roman" w:cs="Times New Roman"/>
          <w:sz w:val="24"/>
          <w:szCs w:val="24"/>
        </w:rPr>
        <w:t xml:space="preserve">sampled multiple sites within single streams </w:t>
      </w:r>
      <w:commentRangeEnd w:id="70"/>
      <w:r w:rsidR="008111B0">
        <w:rPr>
          <w:rStyle w:val="CommentReference"/>
        </w:rPr>
        <w:commentReference w:id="70"/>
      </w:r>
      <w:r w:rsidR="008E2DAB">
        <w:rPr>
          <w:rFonts w:ascii="Times New Roman" w:hAnsi="Times New Roman" w:cs="Times New Roman"/>
          <w:sz w:val="24"/>
          <w:szCs w:val="24"/>
        </w:rPr>
        <w:t xml:space="preserve">or sampled </w:t>
      </w:r>
      <w:r w:rsidR="00C44752">
        <w:rPr>
          <w:rFonts w:ascii="Times New Roman" w:hAnsi="Times New Roman" w:cs="Times New Roman"/>
          <w:sz w:val="24"/>
          <w:szCs w:val="24"/>
        </w:rPr>
        <w:t>limited (one or two)</w:t>
      </w:r>
      <w:r w:rsidR="008E2DAB">
        <w:rPr>
          <w:rFonts w:ascii="Times New Roman" w:hAnsi="Times New Roman" w:cs="Times New Roman"/>
          <w:sz w:val="24"/>
          <w:szCs w:val="24"/>
        </w:rPr>
        <w:t xml:space="preserve"> streams within one geographic region. </w:t>
      </w:r>
    </w:p>
    <w:p w14:paraId="694D8ECD" w14:textId="34F7A3F5" w:rsidR="003545C6" w:rsidRDefault="001021D1" w:rsidP="009901F9">
      <w:pPr>
        <w:spacing w:line="480" w:lineRule="auto"/>
        <w:ind w:firstLine="720"/>
        <w:rPr>
          <w:rFonts w:ascii="Times New Roman" w:hAnsi="Times New Roman" w:cs="Times New Roman"/>
          <w:sz w:val="24"/>
          <w:szCs w:val="24"/>
        </w:rPr>
      </w:pPr>
      <w:commentRangeStart w:id="71"/>
      <w:ins w:id="72" w:author="Ouellette, Scot" w:date="2022-07-20T10:01:00Z">
        <w:r w:rsidRPr="00E14BE4">
          <w:rPr>
            <w:rFonts w:ascii="Times New Roman" w:hAnsi="Times New Roman" w:cs="Times New Roman"/>
            <w:sz w:val="24"/>
            <w:szCs w:val="24"/>
            <w:highlight w:val="yellow"/>
          </w:rPr>
          <w:t>Our findings revealed</w:t>
        </w:r>
      </w:ins>
      <w:commentRangeEnd w:id="71"/>
      <w:r w:rsidR="008111B0">
        <w:rPr>
          <w:rStyle w:val="CommentReference"/>
        </w:rPr>
        <w:commentReference w:id="71"/>
      </w:r>
      <w:ins w:id="73" w:author="Ouellette, Scot" w:date="2022-07-20T10:01:00Z">
        <w:r w:rsidRPr="00E14BE4">
          <w:rPr>
            <w:rFonts w:ascii="Times New Roman" w:hAnsi="Times New Roman" w:cs="Times New Roman"/>
            <w:sz w:val="24"/>
            <w:szCs w:val="24"/>
            <w:highlight w:val="yellow"/>
          </w:rPr>
          <w:t>…</w:t>
        </w:r>
      </w:ins>
    </w:p>
    <w:p w14:paraId="69941ED6" w14:textId="77777777" w:rsidR="008B57CC" w:rsidRDefault="008B57CC" w:rsidP="008B57CC">
      <w:pPr>
        <w:tabs>
          <w:tab w:val="left" w:pos="7359"/>
        </w:tabs>
        <w:spacing w:line="480" w:lineRule="auto"/>
        <w:outlineLvl w:val="0"/>
        <w:rPr>
          <w:rFonts w:ascii="Times New Roman" w:hAnsi="Times New Roman" w:cs="Times New Roman"/>
          <w:b/>
          <w:bCs/>
          <w:sz w:val="24"/>
          <w:szCs w:val="24"/>
        </w:rPr>
      </w:pPr>
      <w:r w:rsidRPr="00771F6B">
        <w:rPr>
          <w:rFonts w:ascii="Times New Roman" w:hAnsi="Times New Roman" w:cs="Times New Roman"/>
          <w:b/>
          <w:bCs/>
          <w:sz w:val="24"/>
          <w:szCs w:val="24"/>
        </w:rPr>
        <w:t>Materials and Methods</w:t>
      </w:r>
    </w:p>
    <w:p w14:paraId="726FF9BD" w14:textId="77777777" w:rsidR="008B57CC" w:rsidRPr="00771F6B" w:rsidRDefault="008B57CC" w:rsidP="008B57CC">
      <w:pPr>
        <w:tabs>
          <w:tab w:val="left" w:pos="7359"/>
        </w:tabs>
        <w:spacing w:line="480" w:lineRule="auto"/>
        <w:outlineLvl w:val="0"/>
        <w:rPr>
          <w:rFonts w:ascii="Times New Roman" w:hAnsi="Times New Roman" w:cs="Times New Roman"/>
          <w:i/>
          <w:iCs/>
          <w:sz w:val="24"/>
          <w:szCs w:val="24"/>
        </w:rPr>
      </w:pPr>
      <w:r w:rsidRPr="00771F6B">
        <w:rPr>
          <w:rFonts w:ascii="Times New Roman" w:hAnsi="Times New Roman" w:cs="Times New Roman"/>
          <w:i/>
          <w:iCs/>
          <w:sz w:val="24"/>
          <w:szCs w:val="24"/>
        </w:rPr>
        <w:t>Sample Collection</w:t>
      </w:r>
    </w:p>
    <w:p w14:paraId="4CCCCD7B" w14:textId="66717AEA" w:rsidR="008B57CC" w:rsidRDefault="001546E4" w:rsidP="008B57CC">
      <w:pPr>
        <w:tabs>
          <w:tab w:val="left" w:pos="7359"/>
        </w:tabs>
        <w:spacing w:line="480" w:lineRule="auto"/>
        <w:ind w:firstLine="720"/>
        <w:outlineLvl w:val="0"/>
        <w:rPr>
          <w:rFonts w:ascii="Times New Roman" w:hAnsi="Times New Roman" w:cs="Times New Roman"/>
          <w:sz w:val="24"/>
          <w:szCs w:val="24"/>
        </w:rPr>
      </w:pPr>
      <w:r>
        <w:rPr>
          <w:rFonts w:ascii="Times New Roman" w:hAnsi="Times New Roman" w:cs="Times New Roman"/>
          <w:sz w:val="24"/>
          <w:szCs w:val="24"/>
        </w:rPr>
        <w:t xml:space="preserve">Aquatic insect samples were obtained from collections acquired </w:t>
      </w:r>
      <w:del w:id="74" w:author="Wesner, Jeff S [2]" w:date="2022-08-16T14:25:00Z">
        <w:r w:rsidDel="00812EC6">
          <w:rPr>
            <w:rFonts w:ascii="Times New Roman" w:hAnsi="Times New Roman" w:cs="Times New Roman"/>
            <w:sz w:val="24"/>
            <w:szCs w:val="24"/>
          </w:rPr>
          <w:delText xml:space="preserve">from </w:delText>
        </w:r>
      </w:del>
      <w:ins w:id="75" w:author="Wesner, Jeff S [2]" w:date="2022-08-16T14:25:00Z">
        <w:r w:rsidR="00812EC6">
          <w:rPr>
            <w:rFonts w:ascii="Times New Roman" w:hAnsi="Times New Roman" w:cs="Times New Roman"/>
            <w:sz w:val="24"/>
            <w:szCs w:val="24"/>
          </w:rPr>
          <w:t xml:space="preserve">by </w:t>
        </w:r>
      </w:ins>
      <w:r>
        <w:rPr>
          <w:rFonts w:ascii="Times New Roman" w:hAnsi="Times New Roman" w:cs="Times New Roman"/>
          <w:sz w:val="24"/>
          <w:szCs w:val="24"/>
        </w:rPr>
        <w:t>t</w:t>
      </w:r>
      <w:r w:rsidR="00DF6C9E">
        <w:rPr>
          <w:rFonts w:ascii="Times New Roman" w:hAnsi="Times New Roman" w:cs="Times New Roman"/>
          <w:sz w:val="24"/>
          <w:szCs w:val="24"/>
        </w:rPr>
        <w:t>he</w:t>
      </w:r>
      <w:r>
        <w:rPr>
          <w:rFonts w:ascii="Times New Roman" w:hAnsi="Times New Roman" w:cs="Times New Roman"/>
          <w:sz w:val="24"/>
          <w:szCs w:val="24"/>
        </w:rPr>
        <w:t xml:space="preserve"> National Ecology Observatory Network (NEON) sites in the United States in 2020 </w:t>
      </w:r>
      <w:r w:rsidR="00E56E68">
        <w:rPr>
          <w:rFonts w:ascii="Times New Roman" w:hAnsi="Times New Roman" w:cs="Times New Roman"/>
          <w:sz w:val="24"/>
          <w:szCs w:val="24"/>
        </w:rPr>
        <w:t>(</w:t>
      </w:r>
      <w:hyperlink r:id="rId12" w:history="1">
        <w:r w:rsidR="00E56E68" w:rsidRPr="008353AF">
          <w:rPr>
            <w:rStyle w:val="Hyperlink"/>
            <w:rFonts w:ascii="Times New Roman" w:hAnsi="Times New Roman" w:cs="Times New Roman"/>
            <w:sz w:val="24"/>
            <w:szCs w:val="24"/>
          </w:rPr>
          <w:t>https://www.neonscience.org/field-sites/about-field-sites</w:t>
        </w:r>
      </w:hyperlink>
      <w:r w:rsidR="00E56E68">
        <w:rPr>
          <w:rFonts w:ascii="Times New Roman" w:hAnsi="Times New Roman" w:cs="Times New Roman"/>
          <w:sz w:val="24"/>
          <w:szCs w:val="24"/>
        </w:rPr>
        <w:t>)</w:t>
      </w:r>
      <w:r w:rsidR="008B57CC">
        <w:rPr>
          <w:rFonts w:ascii="Times New Roman" w:hAnsi="Times New Roman" w:cs="Times New Roman"/>
          <w:sz w:val="24"/>
          <w:szCs w:val="24"/>
        </w:rPr>
        <w:t>.</w:t>
      </w:r>
      <w:r w:rsidR="00DF6C9E" w:rsidRPr="00DF6C9E">
        <w:t xml:space="preserve"> </w:t>
      </w:r>
      <w:r w:rsidR="00DF6C9E" w:rsidRPr="00DF6C9E">
        <w:rPr>
          <w:rFonts w:ascii="Times New Roman" w:hAnsi="Times New Roman" w:cs="Times New Roman"/>
          <w:sz w:val="24"/>
          <w:szCs w:val="24"/>
        </w:rPr>
        <w:t xml:space="preserve">We obtained macroinvertebrate samples collected from 10 </w:t>
      </w:r>
      <w:r w:rsidR="00DF6C9E">
        <w:rPr>
          <w:rFonts w:ascii="Times New Roman" w:hAnsi="Times New Roman" w:cs="Times New Roman"/>
          <w:sz w:val="24"/>
          <w:szCs w:val="24"/>
        </w:rPr>
        <w:t>NEON-managed</w:t>
      </w:r>
      <w:r w:rsidR="00DF6C9E" w:rsidRPr="00DF6C9E">
        <w:rPr>
          <w:rFonts w:ascii="Times New Roman" w:hAnsi="Times New Roman" w:cs="Times New Roman"/>
          <w:sz w:val="24"/>
          <w:szCs w:val="24"/>
        </w:rPr>
        <w:t xml:space="preserve"> field sites across North America</w:t>
      </w:r>
      <w:ins w:id="76" w:author="Wesner, Jeff S [2]" w:date="2022-08-16T14:31:00Z">
        <w:r w:rsidR="004F43BD">
          <w:rPr>
            <w:rFonts w:ascii="Times New Roman" w:hAnsi="Times New Roman" w:cs="Times New Roman"/>
            <w:sz w:val="24"/>
            <w:szCs w:val="24"/>
          </w:rPr>
          <w:t xml:space="preserve"> that ranged across 1</w:t>
        </w:r>
      </w:ins>
      <w:ins w:id="77" w:author="Wesner, Jeff S [2]" w:date="2022-08-16T14:32:00Z">
        <w:r w:rsidR="004F43BD">
          <w:rPr>
            <w:rFonts w:ascii="Times New Roman" w:hAnsi="Times New Roman" w:cs="Times New Roman"/>
            <w:sz w:val="24"/>
            <w:szCs w:val="24"/>
          </w:rPr>
          <w:t>1 degrees of latitude with mean annual air temperature</w:t>
        </w:r>
      </w:ins>
      <w:ins w:id="78" w:author="Wesner, Jeff S [2]" w:date="2022-08-16T14:33:00Z">
        <w:r w:rsidR="004F43BD">
          <w:rPr>
            <w:rFonts w:ascii="Times New Roman" w:hAnsi="Times New Roman" w:cs="Times New Roman"/>
            <w:sz w:val="24"/>
            <w:szCs w:val="24"/>
          </w:rPr>
          <w:t>s from 0.2 (BLDE) to 16°C (</w:t>
        </w:r>
        <w:proofErr w:type="gramStart"/>
        <w:r w:rsidR="004F43BD">
          <w:rPr>
            <w:rFonts w:ascii="Times New Roman" w:hAnsi="Times New Roman" w:cs="Times New Roman"/>
            <w:sz w:val="24"/>
            <w:szCs w:val="24"/>
          </w:rPr>
          <w:t xml:space="preserve">BLUE) </w:t>
        </w:r>
      </w:ins>
      <w:r w:rsidR="00DF6C9E" w:rsidRPr="00DF6C9E">
        <w:rPr>
          <w:rFonts w:ascii="Times New Roman" w:hAnsi="Times New Roman" w:cs="Times New Roman"/>
          <w:sz w:val="24"/>
          <w:szCs w:val="24"/>
        </w:rPr>
        <w:t xml:space="preserve"> (</w:t>
      </w:r>
      <w:proofErr w:type="gramEnd"/>
      <w:r w:rsidR="00DF6C9E" w:rsidRPr="00DF6C9E">
        <w:rPr>
          <w:rFonts w:ascii="Times New Roman" w:hAnsi="Times New Roman" w:cs="Times New Roman"/>
          <w:sz w:val="24"/>
          <w:szCs w:val="24"/>
        </w:rPr>
        <w:t>Fig. 1).</w:t>
      </w:r>
      <w:r w:rsidR="00DF6C9E">
        <w:rPr>
          <w:rFonts w:ascii="Times New Roman" w:hAnsi="Times New Roman" w:cs="Times New Roman"/>
          <w:sz w:val="24"/>
          <w:szCs w:val="24"/>
        </w:rPr>
        <w:t xml:space="preserve"> </w:t>
      </w:r>
      <w:del w:id="79" w:author="Wesner, Jeff S [2]" w:date="2022-08-16T14:26:00Z">
        <w:r w:rsidR="003259EF" w:rsidRPr="006F5FF9" w:rsidDel="00812EC6">
          <w:rPr>
            <w:rFonts w:ascii="Times New Roman" w:hAnsi="Times New Roman" w:cs="Times New Roman"/>
            <w:sz w:val="24"/>
            <w:szCs w:val="24"/>
          </w:rPr>
          <w:delText xml:space="preserve">This </w:delText>
        </w:r>
      </w:del>
      <w:ins w:id="80" w:author="Wesner, Jeff S [2]" w:date="2022-08-16T14:26:00Z">
        <w:r w:rsidR="00812EC6">
          <w:rPr>
            <w:rFonts w:ascii="Times New Roman" w:hAnsi="Times New Roman" w:cs="Times New Roman"/>
            <w:sz w:val="24"/>
            <w:szCs w:val="24"/>
          </w:rPr>
          <w:t>Due to permit restrictions, we</w:t>
        </w:r>
        <w:r w:rsidR="00812EC6" w:rsidRPr="006F5FF9">
          <w:rPr>
            <w:rFonts w:ascii="Times New Roman" w:hAnsi="Times New Roman" w:cs="Times New Roman"/>
            <w:sz w:val="24"/>
            <w:szCs w:val="24"/>
          </w:rPr>
          <w:t xml:space="preserve"> </w:t>
        </w:r>
      </w:ins>
      <w:r w:rsidR="003259EF" w:rsidRPr="006F5FF9">
        <w:rPr>
          <w:rFonts w:ascii="Times New Roman" w:hAnsi="Times New Roman" w:cs="Times New Roman"/>
          <w:sz w:val="24"/>
          <w:szCs w:val="24"/>
        </w:rPr>
        <w:t>limited sample acquisition to five individuals per taxa</w:t>
      </w:r>
      <w:del w:id="81" w:author="Wesner, Jeff S [2]" w:date="2022-08-16T14:26:00Z">
        <w:r w:rsidR="003259EF" w:rsidRPr="006F5FF9" w:rsidDel="00812EC6">
          <w:rPr>
            <w:rFonts w:ascii="Times New Roman" w:hAnsi="Times New Roman" w:cs="Times New Roman"/>
            <w:sz w:val="24"/>
            <w:szCs w:val="24"/>
          </w:rPr>
          <w:delText xml:space="preserve"> (available in collection)</w:delText>
        </w:r>
      </w:del>
      <w:r w:rsidR="003259EF" w:rsidRPr="006F5FF9">
        <w:rPr>
          <w:rFonts w:ascii="Times New Roman" w:hAnsi="Times New Roman" w:cs="Times New Roman"/>
          <w:sz w:val="24"/>
          <w:szCs w:val="24"/>
        </w:rPr>
        <w:t xml:space="preserve"> per site.</w:t>
      </w:r>
      <w:r w:rsidR="003259EF">
        <w:rPr>
          <w:rFonts w:ascii="Times New Roman" w:hAnsi="Times New Roman" w:cs="Times New Roman"/>
          <w:sz w:val="24"/>
          <w:szCs w:val="24"/>
        </w:rPr>
        <w:t xml:space="preserve"> </w:t>
      </w:r>
      <w:r w:rsidR="00DF6C9E">
        <w:rPr>
          <w:rFonts w:ascii="Times New Roman" w:hAnsi="Times New Roman" w:cs="Times New Roman"/>
          <w:sz w:val="24"/>
          <w:szCs w:val="24"/>
        </w:rPr>
        <w:t>M</w:t>
      </w:r>
      <w:r w:rsidR="000E262F">
        <w:rPr>
          <w:rFonts w:ascii="Times New Roman" w:hAnsi="Times New Roman" w:cs="Times New Roman"/>
          <w:sz w:val="24"/>
          <w:szCs w:val="24"/>
        </w:rPr>
        <w:t xml:space="preserve">acroinvertebrate samples </w:t>
      </w:r>
      <w:r w:rsidR="00DF6C9E">
        <w:rPr>
          <w:rFonts w:ascii="Times New Roman" w:hAnsi="Times New Roman" w:cs="Times New Roman"/>
          <w:sz w:val="24"/>
          <w:szCs w:val="24"/>
        </w:rPr>
        <w:t>were</w:t>
      </w:r>
      <w:r w:rsidR="000E262F">
        <w:rPr>
          <w:rFonts w:ascii="Times New Roman" w:hAnsi="Times New Roman" w:cs="Times New Roman"/>
          <w:sz w:val="24"/>
          <w:szCs w:val="24"/>
        </w:rPr>
        <w:t xml:space="preserve"> identified and verified to both species and family taxonomic levels according to NEON protocols. </w:t>
      </w:r>
      <w:r>
        <w:rPr>
          <w:rFonts w:ascii="Times New Roman" w:hAnsi="Times New Roman" w:cs="Times New Roman"/>
          <w:sz w:val="24"/>
          <w:szCs w:val="24"/>
        </w:rPr>
        <w:t xml:space="preserve">The insect samples were stored in 1.5 ml tubes in </w:t>
      </w:r>
      <w:r w:rsidR="00EE4453">
        <w:rPr>
          <w:rFonts w:ascii="Times New Roman" w:hAnsi="Times New Roman" w:cs="Times New Roman"/>
          <w:sz w:val="24"/>
          <w:szCs w:val="24"/>
        </w:rPr>
        <w:t>8</w:t>
      </w:r>
      <w:r>
        <w:rPr>
          <w:rFonts w:ascii="Times New Roman" w:hAnsi="Times New Roman" w:cs="Times New Roman"/>
          <w:sz w:val="24"/>
          <w:szCs w:val="24"/>
        </w:rPr>
        <w:t>0</w:t>
      </w:r>
      <w:r w:rsidR="0026282C">
        <w:rPr>
          <w:rFonts w:ascii="Times New Roman" w:hAnsi="Times New Roman" w:cs="Times New Roman"/>
          <w:sz w:val="24"/>
          <w:szCs w:val="24"/>
        </w:rPr>
        <w:t xml:space="preserve"> </w:t>
      </w:r>
      <w:r>
        <w:rPr>
          <w:rFonts w:ascii="Times New Roman" w:hAnsi="Times New Roman" w:cs="Times New Roman"/>
          <w:sz w:val="24"/>
          <w:szCs w:val="24"/>
        </w:rPr>
        <w:t>% ethanol</w:t>
      </w:r>
      <w:r w:rsidR="00EE4453">
        <w:rPr>
          <w:rFonts w:ascii="Times New Roman" w:hAnsi="Times New Roman" w:cs="Times New Roman"/>
          <w:sz w:val="24"/>
          <w:szCs w:val="24"/>
        </w:rPr>
        <w:t xml:space="preserve"> and kept at -20 ℃ until DNA extraction.</w:t>
      </w:r>
      <w:r w:rsidR="00E37525">
        <w:rPr>
          <w:rFonts w:ascii="Times New Roman" w:hAnsi="Times New Roman" w:cs="Times New Roman"/>
          <w:sz w:val="24"/>
          <w:szCs w:val="24"/>
        </w:rPr>
        <w:t xml:space="preserve"> </w:t>
      </w:r>
      <w:r w:rsidR="00EE4453">
        <w:rPr>
          <w:rFonts w:ascii="Times New Roman" w:hAnsi="Times New Roman" w:cs="Times New Roman"/>
          <w:sz w:val="24"/>
          <w:szCs w:val="24"/>
        </w:rPr>
        <w:t>Upon receipt, insect samples were categorized into functional feeding group</w:t>
      </w:r>
      <w:r w:rsidR="00B0161D">
        <w:rPr>
          <w:rFonts w:ascii="Times New Roman" w:hAnsi="Times New Roman" w:cs="Times New Roman"/>
          <w:sz w:val="24"/>
          <w:szCs w:val="24"/>
        </w:rPr>
        <w:t>s</w:t>
      </w:r>
      <w:r w:rsidR="00EE4453">
        <w:rPr>
          <w:rFonts w:ascii="Times New Roman" w:hAnsi="Times New Roman" w:cs="Times New Roman"/>
          <w:sz w:val="24"/>
          <w:szCs w:val="24"/>
        </w:rPr>
        <w:t xml:space="preserve"> using a combination of published </w:t>
      </w:r>
      <w:r w:rsidR="00EE4453">
        <w:rPr>
          <w:rFonts w:ascii="Times New Roman" w:hAnsi="Times New Roman" w:cs="Times New Roman"/>
          <w:sz w:val="24"/>
          <w:szCs w:val="24"/>
        </w:rPr>
        <w:fldChar w:fldCharType="begin" w:fldLock="1"/>
      </w:r>
      <w:r w:rsidR="0039781F">
        <w:rPr>
          <w:rFonts w:ascii="Times New Roman" w:hAnsi="Times New Roman" w:cs="Times New Roman"/>
          <w:sz w:val="24"/>
          <w:szCs w:val="24"/>
        </w:rPr>
        <w:instrText>ADDIN CSL_CITATION {"citationItems":[{"id":"ITEM-1","itemData":{"author":[{"dropping-particle":"","family":"Merritt","given":"R.W.","non-dropping-particle":"","parse-names":false,"suffix":""},{"dropping-particle":"","family":"Cummins","given":"K.W.","non-dropping-particle":"","parse-names":false,"suffix":""},{"dropping-particle":"","family":"Berg","given":"M.B.","non-dropping-particle":"","parse-names":false,"suffix":""}],"edition":"5th","id":"ITEM-1","issued":{"date-parts":[["2008"]]},"publisher":"Kendall/Hunt Publishing Co. Dubuque, Iowa, USA","title":"An Introduction to the Aquatic Insects of North America.","type":"book"},"uris":["http://www.mendeley.com/documents/?uuid=5b914e9a-4a59-49ea-b997-a1a171a94be4"]},{"id":"ITEM-2","itemData":{"DOI":"DOI: 10.29011/2690-9480.100129","author":[{"dropping-particle":"","family":"Cummins","given":"KW","non-dropping-particle":"","parse-names":false,"suffix":""}],"container-title":"Rep Glob Health Res","id":"ITEM-2","issue":"129","issued":{"date-parts":[["2021"]]},"page":"1-8","title":"The Use of Macroinvertebrate Functional Feeding Group Analysis to Evaluate, Monitor and Restore Stream Ecosystem Condition","type":"article-journal","volume":"4"},"uris":["http://www.mendeley.com/documents/?uuid=05ad47ff-531c-402b-aa46-49f61fd23fef","http://www.mendeley.com/documents/?uuid=70709bfa-79c1-4b07-a3af-30af8aeef6e9"]}],"mendeley":{"formattedCitation":"(Merritt et al., 2008; Cummins, 2021)","plainTextFormattedCitation":"(Merritt et al., 2008; Cummins, 2021)","previouslyFormattedCitation":"(Merritt et al., 2008; Cummins, 2021)"},"properties":{"noteIndex":0},"schema":"https://github.com/citation-style-language/schema/raw/master/csl-citation.json"}</w:instrText>
      </w:r>
      <w:r w:rsidR="00EE4453">
        <w:rPr>
          <w:rFonts w:ascii="Times New Roman" w:hAnsi="Times New Roman" w:cs="Times New Roman"/>
          <w:sz w:val="24"/>
          <w:szCs w:val="24"/>
        </w:rPr>
        <w:fldChar w:fldCharType="separate"/>
      </w:r>
      <w:r w:rsidR="00EE4453" w:rsidRPr="00EE4453">
        <w:rPr>
          <w:rFonts w:ascii="Times New Roman" w:hAnsi="Times New Roman" w:cs="Times New Roman"/>
          <w:noProof/>
          <w:sz w:val="24"/>
          <w:szCs w:val="24"/>
        </w:rPr>
        <w:t>(Merritt et al., 2008; Cummins, 2021)</w:t>
      </w:r>
      <w:r w:rsidR="00EE4453">
        <w:rPr>
          <w:rFonts w:ascii="Times New Roman" w:hAnsi="Times New Roman" w:cs="Times New Roman"/>
          <w:sz w:val="24"/>
          <w:szCs w:val="24"/>
        </w:rPr>
        <w:fldChar w:fldCharType="end"/>
      </w:r>
      <w:r w:rsidR="00EE4453">
        <w:rPr>
          <w:rFonts w:ascii="Times New Roman" w:hAnsi="Times New Roman" w:cs="Times New Roman"/>
          <w:sz w:val="24"/>
          <w:szCs w:val="24"/>
        </w:rPr>
        <w:t xml:space="preserve"> and online resources ( </w:t>
      </w:r>
      <w:hyperlink r:id="rId13" w:history="1">
        <w:r w:rsidR="00EE4453" w:rsidRPr="00195F9C">
          <w:rPr>
            <w:rStyle w:val="Hyperlink"/>
            <w:rFonts w:ascii="Times New Roman" w:hAnsi="Times New Roman" w:cs="Times New Roman"/>
            <w:sz w:val="24"/>
            <w:szCs w:val="24"/>
          </w:rPr>
          <w:t>https://www.macroinvertebrates.org/</w:t>
        </w:r>
      </w:hyperlink>
      <w:r w:rsidR="00EE4453">
        <w:rPr>
          <w:rFonts w:ascii="Times New Roman" w:hAnsi="Times New Roman" w:cs="Times New Roman"/>
          <w:sz w:val="24"/>
          <w:szCs w:val="24"/>
        </w:rPr>
        <w:t xml:space="preserve"> ).</w:t>
      </w:r>
    </w:p>
    <w:p w14:paraId="67F3D168" w14:textId="3B9CD886" w:rsidR="008B57CC" w:rsidRPr="00771F6B" w:rsidRDefault="008B57CC" w:rsidP="008B57CC">
      <w:pPr>
        <w:tabs>
          <w:tab w:val="left" w:pos="7359"/>
        </w:tabs>
        <w:spacing w:line="480" w:lineRule="auto"/>
        <w:outlineLvl w:val="0"/>
        <w:rPr>
          <w:rFonts w:ascii="Times New Roman" w:hAnsi="Times New Roman" w:cs="Times New Roman"/>
          <w:i/>
          <w:iCs/>
          <w:sz w:val="24"/>
          <w:szCs w:val="24"/>
        </w:rPr>
      </w:pPr>
      <w:r w:rsidRPr="00771F6B">
        <w:rPr>
          <w:rFonts w:ascii="Times New Roman" w:hAnsi="Times New Roman" w:cs="Times New Roman"/>
          <w:i/>
          <w:iCs/>
          <w:sz w:val="24"/>
          <w:szCs w:val="24"/>
        </w:rPr>
        <w:t>Sample processing</w:t>
      </w:r>
      <w:r>
        <w:rPr>
          <w:rFonts w:ascii="Times New Roman" w:hAnsi="Times New Roman" w:cs="Times New Roman"/>
          <w:i/>
          <w:iCs/>
          <w:sz w:val="24"/>
          <w:szCs w:val="24"/>
        </w:rPr>
        <w:t>,</w:t>
      </w:r>
      <w:r w:rsidRPr="00771F6B">
        <w:rPr>
          <w:rFonts w:ascii="Times New Roman" w:hAnsi="Times New Roman" w:cs="Times New Roman"/>
          <w:i/>
          <w:iCs/>
          <w:sz w:val="24"/>
          <w:szCs w:val="24"/>
        </w:rPr>
        <w:t xml:space="preserve"> </w:t>
      </w:r>
      <w:r>
        <w:rPr>
          <w:rFonts w:ascii="Times New Roman" w:hAnsi="Times New Roman" w:cs="Times New Roman"/>
          <w:i/>
          <w:iCs/>
          <w:sz w:val="24"/>
          <w:szCs w:val="24"/>
        </w:rPr>
        <w:t>DNA</w:t>
      </w:r>
      <w:r w:rsidRPr="00771F6B">
        <w:rPr>
          <w:rFonts w:ascii="Times New Roman" w:hAnsi="Times New Roman" w:cs="Times New Roman"/>
          <w:i/>
          <w:iCs/>
          <w:sz w:val="24"/>
          <w:szCs w:val="24"/>
        </w:rPr>
        <w:t xml:space="preserve"> extraction</w:t>
      </w:r>
      <w:r>
        <w:rPr>
          <w:rFonts w:ascii="Times New Roman" w:hAnsi="Times New Roman" w:cs="Times New Roman"/>
          <w:i/>
          <w:iCs/>
          <w:sz w:val="24"/>
          <w:szCs w:val="24"/>
        </w:rPr>
        <w:t>, and Illumina sequencing</w:t>
      </w:r>
    </w:p>
    <w:p w14:paraId="0FB567F0" w14:textId="368A4A8F" w:rsidR="008B57CC" w:rsidRPr="00CE0DE1" w:rsidRDefault="008B57CC" w:rsidP="008B57CC">
      <w:pPr>
        <w:tabs>
          <w:tab w:val="left" w:pos="7359"/>
        </w:tabs>
        <w:spacing w:line="480" w:lineRule="auto"/>
        <w:ind w:firstLine="720"/>
        <w:outlineLvl w:val="0"/>
        <w:rPr>
          <w:rFonts w:ascii="Times New Roman" w:hAnsi="Times New Roman" w:cs="Times New Roman"/>
          <w:sz w:val="24"/>
          <w:szCs w:val="24"/>
        </w:rPr>
      </w:pPr>
      <w:r>
        <w:rPr>
          <w:rFonts w:ascii="Times New Roman" w:hAnsi="Times New Roman" w:cs="Times New Roman"/>
          <w:sz w:val="24"/>
          <w:szCs w:val="24"/>
        </w:rPr>
        <w:t>Before DNA extraction, we surface-sterilized</w:t>
      </w:r>
      <w:r w:rsidR="008D5962">
        <w:rPr>
          <w:rFonts w:ascii="Times New Roman" w:hAnsi="Times New Roman" w:cs="Times New Roman"/>
          <w:sz w:val="24"/>
          <w:szCs w:val="24"/>
        </w:rPr>
        <w:t xml:space="preserve"> insect samples </w:t>
      </w:r>
      <w:r>
        <w:rPr>
          <w:rFonts w:ascii="Times New Roman" w:hAnsi="Times New Roman" w:cs="Times New Roman"/>
          <w:sz w:val="24"/>
          <w:szCs w:val="24"/>
        </w:rPr>
        <w:t xml:space="preserve">by washing </w:t>
      </w:r>
      <w:r w:rsidR="00B0161D">
        <w:rPr>
          <w:rFonts w:ascii="Times New Roman" w:hAnsi="Times New Roman" w:cs="Times New Roman"/>
          <w:sz w:val="24"/>
          <w:szCs w:val="24"/>
        </w:rPr>
        <w:t xml:space="preserve">them </w:t>
      </w:r>
      <w:r>
        <w:rPr>
          <w:rFonts w:ascii="Times New Roman" w:hAnsi="Times New Roman" w:cs="Times New Roman"/>
          <w:sz w:val="24"/>
          <w:szCs w:val="24"/>
        </w:rPr>
        <w:t xml:space="preserve">in a 1% detergent solution for 1 minute, followed by two one-minute rinses in DI water. </w:t>
      </w:r>
      <w:r w:rsidR="008D5962">
        <w:rPr>
          <w:rFonts w:ascii="Times New Roman" w:hAnsi="Times New Roman" w:cs="Times New Roman"/>
          <w:sz w:val="24"/>
          <w:szCs w:val="24"/>
        </w:rPr>
        <w:t xml:space="preserve">If samples were </w:t>
      </w:r>
      <w:r w:rsidR="008D5962">
        <w:rPr>
          <w:rFonts w:ascii="Times New Roman" w:hAnsi="Times New Roman" w:cs="Times New Roman"/>
          <w:sz w:val="24"/>
          <w:szCs w:val="24"/>
        </w:rPr>
        <w:lastRenderedPageBreak/>
        <w:t xml:space="preserve">large enough, </w:t>
      </w:r>
      <w:r w:rsidR="001021D1">
        <w:rPr>
          <w:rFonts w:ascii="Times New Roman" w:hAnsi="Times New Roman" w:cs="Times New Roman"/>
          <w:sz w:val="24"/>
          <w:szCs w:val="24"/>
        </w:rPr>
        <w:t xml:space="preserve">then </w:t>
      </w:r>
      <w:r w:rsidR="008D5962">
        <w:rPr>
          <w:rFonts w:ascii="Times New Roman" w:hAnsi="Times New Roman" w:cs="Times New Roman"/>
          <w:sz w:val="24"/>
          <w:szCs w:val="24"/>
        </w:rPr>
        <w:t xml:space="preserve">we dissected the entire </w:t>
      </w:r>
      <w:r w:rsidR="00B0161D">
        <w:rPr>
          <w:rFonts w:ascii="Times New Roman" w:hAnsi="Times New Roman" w:cs="Times New Roman"/>
          <w:sz w:val="24"/>
          <w:szCs w:val="24"/>
        </w:rPr>
        <w:t>die</w:t>
      </w:r>
      <w:r w:rsidR="008D5962">
        <w:rPr>
          <w:rFonts w:ascii="Times New Roman" w:hAnsi="Times New Roman" w:cs="Times New Roman"/>
          <w:sz w:val="24"/>
          <w:szCs w:val="24"/>
        </w:rPr>
        <w:t>tary system, but</w:t>
      </w:r>
      <w:r w:rsidR="001021D1">
        <w:rPr>
          <w:rFonts w:ascii="Times New Roman" w:hAnsi="Times New Roman" w:cs="Times New Roman"/>
          <w:sz w:val="24"/>
          <w:szCs w:val="24"/>
        </w:rPr>
        <w:t>,</w:t>
      </w:r>
      <w:r w:rsidR="008D5962">
        <w:rPr>
          <w:rFonts w:ascii="Times New Roman" w:hAnsi="Times New Roman" w:cs="Times New Roman"/>
          <w:sz w:val="24"/>
          <w:szCs w:val="24"/>
        </w:rPr>
        <w:t xml:space="preserve"> if they were not, </w:t>
      </w:r>
      <w:r w:rsidR="001021D1">
        <w:rPr>
          <w:rFonts w:ascii="Times New Roman" w:hAnsi="Times New Roman" w:cs="Times New Roman"/>
          <w:sz w:val="24"/>
          <w:szCs w:val="24"/>
        </w:rPr>
        <w:t xml:space="preserve">then </w:t>
      </w:r>
      <w:r w:rsidR="008D5962">
        <w:rPr>
          <w:rFonts w:ascii="Times New Roman" w:hAnsi="Times New Roman" w:cs="Times New Roman"/>
          <w:sz w:val="24"/>
          <w:szCs w:val="24"/>
        </w:rPr>
        <w:t xml:space="preserve">we used the whole insect. </w:t>
      </w:r>
      <w:r w:rsidR="001021D1">
        <w:rPr>
          <w:rFonts w:ascii="Times New Roman" w:hAnsi="Times New Roman" w:cs="Times New Roman"/>
          <w:sz w:val="24"/>
          <w:szCs w:val="24"/>
        </w:rPr>
        <w:t>Next</w:t>
      </w:r>
      <w:r w:rsidR="00B0161D">
        <w:rPr>
          <w:rFonts w:ascii="Times New Roman" w:hAnsi="Times New Roman" w:cs="Times New Roman"/>
          <w:sz w:val="24"/>
          <w:szCs w:val="24"/>
        </w:rPr>
        <w:t>, w</w:t>
      </w:r>
      <w:r>
        <w:rPr>
          <w:rFonts w:ascii="Times New Roman" w:hAnsi="Times New Roman" w:cs="Times New Roman"/>
          <w:sz w:val="24"/>
          <w:szCs w:val="24"/>
        </w:rPr>
        <w:t xml:space="preserve">e </w:t>
      </w:r>
      <w:r w:rsidR="00B0161D">
        <w:rPr>
          <w:rFonts w:ascii="Times New Roman" w:hAnsi="Times New Roman" w:cs="Times New Roman"/>
          <w:sz w:val="24"/>
          <w:szCs w:val="24"/>
        </w:rPr>
        <w:t>performed</w:t>
      </w:r>
      <w:r>
        <w:rPr>
          <w:rFonts w:ascii="Times New Roman" w:hAnsi="Times New Roman" w:cs="Times New Roman"/>
          <w:sz w:val="24"/>
          <w:szCs w:val="24"/>
        </w:rPr>
        <w:t xml:space="preserve"> DNA extraction using the</w:t>
      </w:r>
      <w:r w:rsidR="00B26F57" w:rsidRPr="00B26F57">
        <w:t xml:space="preserve"> </w:t>
      </w:r>
      <w:r w:rsidR="00B26F57" w:rsidRPr="00B26F57">
        <w:rPr>
          <w:rFonts w:ascii="Times New Roman" w:hAnsi="Times New Roman" w:cs="Times New Roman"/>
          <w:sz w:val="24"/>
          <w:szCs w:val="24"/>
        </w:rPr>
        <w:t>DNeasy Blood &amp; Tissue Kit</w:t>
      </w:r>
      <w:r w:rsidR="00B26F57">
        <w:rPr>
          <w:rFonts w:ascii="Times New Roman" w:hAnsi="Times New Roman" w:cs="Times New Roman"/>
          <w:sz w:val="24"/>
          <w:szCs w:val="24"/>
        </w:rPr>
        <w:t xml:space="preserve"> (Qiagen</w:t>
      </w:r>
      <w:r w:rsidR="00437E2F">
        <w:rPr>
          <w:rFonts w:ascii="Times New Roman" w:hAnsi="Times New Roman" w:cs="Times New Roman"/>
          <w:sz w:val="24"/>
          <w:szCs w:val="24"/>
        </w:rPr>
        <w:t xml:space="preserve">, Germantown, MD, USA) </w:t>
      </w:r>
      <w:r>
        <w:rPr>
          <w:rFonts w:ascii="Times New Roman" w:hAnsi="Times New Roman" w:cs="Times New Roman"/>
          <w:sz w:val="24"/>
          <w:szCs w:val="24"/>
        </w:rPr>
        <w:t>according to the manufacturer</w:t>
      </w:r>
      <w:r w:rsidR="00B0161D">
        <w:rPr>
          <w:rFonts w:ascii="Times New Roman" w:hAnsi="Times New Roman" w:cs="Times New Roman"/>
          <w:sz w:val="24"/>
          <w:szCs w:val="24"/>
        </w:rPr>
        <w:t>'</w:t>
      </w:r>
      <w:r>
        <w:rPr>
          <w:rFonts w:ascii="Times New Roman" w:hAnsi="Times New Roman" w:cs="Times New Roman"/>
          <w:sz w:val="24"/>
          <w:szCs w:val="24"/>
        </w:rPr>
        <w:t xml:space="preserve">s directions. We verified the presence of microbial 16S rRNA marker gene in all extracted DNA samples via PCR using the universal 27F and 1492 R bacterial primer pair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{"citationItems":[{"id":"ITEM-1","itemData":{"DOI":"10.1128/AEM.02272-07","ISSN":"1098-5336","abstract":"rRNA-based studies, which have become the most common method for assessing microbial communities, rely upon faithful amplification of the corresponding genes from the original DNA sample. We report here an analysis and reevaluation of commonly used primers for amplifying the DNA between positions 27 and 1492 of bacterial 16S rRNA genes (numbered according to the Escherichia coli rRNA). We propose a formulation for a forward primer (27f) that includes three sequences not usually present. We compare our proposed formulation to two common alternatives by using linear amplification-providing an assessment that is independent of a reverse primer-and in combination with the 1492 reverse primer (1492r) under the PCR conditions appropriate for making community rRNA gene clone libraries. For analyses of DNA from human vaginal samples, our formulation was better at maintaining the original rRNA gene ratio of Lactobacillus spp. to Gardnerella spp., particularly under stringent amplification conditions. Because our 27f formulation remains relatively simple, having seven distinct primer sequences, there is minimal loss of overall amplification efficiency and specificity.","author":[{"dropping-particle":"","family":"Frank","given":"Jeremy A","non-dropping-particle":"","parse-names":false,"suffix":""},{"dropping-particle":"","family":"Reich","given":"Claudia I","non-dropping-particle":"","parse-names":false,"suffix":""},{"dropping-particle":"","family":"Sharma","given":"Shobha","non-dropping-particle":"","parse-names":false,"suffix":""},{"dropping-particle":"","family":"Weisbaum","given":"Jon S","non-dropping-particle":"","parse-names":false,"suffix":""},{"dropping-particle":"","family":"Wilson","given":"Brenda A","non-dropping-particle":"","parse-names":false,"suffix":""},{"dropping-particle":"","family":"Olsen","given":"Gary J","non-dropping-particle":"","parse-names":false,"suffix":""}],"container-title":"Applied and environmental microbiology","edition":"2008/02/22","id":"ITEM-1","issue":"8","issued":{"date-parts":[["2008","4"]]},"language":"eng","page":"2461-2470","publisher":"American Society for Microbiology (ASM)","title":"Critical evaluation of two primers commonly used for amplification of bacterial 16S rRNA genes","type":"article-journal","volume":"74"},"uris":["http://www.mendeley.com/documents/?uuid=cd596b01-d5ef-4220-8ba3-c269d5cda5e1","http://www.mendeley.com/documents/?uuid=bfda52f2-7c58-44ca-a8dd-72a7299dece2"]}],"mendeley":{"formattedCitation":"(Frank et al., 2008)","plainTextFormattedCitation":"(Frank et al., 2008)","previouslyFormattedCitation":"(Frank et al., 2008)"},"properties":{"noteIndex":0},"schema":"https://github.com/citation-style-language/schema/raw/master/csl-citation.json"}</w:instrText>
      </w:r>
      <w:r>
        <w:rPr>
          <w:rFonts w:ascii="Times New Roman" w:hAnsi="Times New Roman" w:cs="Times New Roman"/>
          <w:sz w:val="24"/>
          <w:szCs w:val="24"/>
        </w:rPr>
        <w:fldChar w:fldCharType="separate"/>
      </w:r>
      <w:r w:rsidRPr="00A55F17">
        <w:rPr>
          <w:rFonts w:ascii="Times New Roman" w:hAnsi="Times New Roman" w:cs="Times New Roman"/>
          <w:noProof/>
          <w:sz w:val="24"/>
          <w:szCs w:val="24"/>
        </w:rPr>
        <w:t>(Frank et al., 2008)</w:t>
      </w:r>
      <w:r>
        <w:rPr>
          <w:rFonts w:ascii="Times New Roman" w:hAnsi="Times New Roman" w:cs="Times New Roman"/>
          <w:sz w:val="24"/>
          <w:szCs w:val="24"/>
        </w:rPr>
        <w:fldChar w:fldCharType="end"/>
      </w:r>
      <w:r>
        <w:rPr>
          <w:rFonts w:ascii="Times New Roman" w:hAnsi="Times New Roman" w:cs="Times New Roman"/>
          <w:sz w:val="24"/>
          <w:szCs w:val="24"/>
        </w:rPr>
        <w:t xml:space="preserve">. Samples were submitted for high-throughput paired-end </w:t>
      </w:r>
      <w:proofErr w:type="spellStart"/>
      <w:r>
        <w:rPr>
          <w:rFonts w:ascii="Times New Roman" w:hAnsi="Times New Roman" w:cs="Times New Roman"/>
          <w:sz w:val="24"/>
          <w:szCs w:val="24"/>
        </w:rPr>
        <w:t>Mi</w:t>
      </w:r>
      <w:r w:rsidR="001021D1">
        <w:rPr>
          <w:rFonts w:ascii="Times New Roman" w:hAnsi="Times New Roman" w:cs="Times New Roman"/>
          <w:sz w:val="24"/>
          <w:szCs w:val="24"/>
        </w:rPr>
        <w:t>S</w:t>
      </w:r>
      <w:r>
        <w:rPr>
          <w:rFonts w:ascii="Times New Roman" w:hAnsi="Times New Roman" w:cs="Times New Roman"/>
          <w:sz w:val="24"/>
          <w:szCs w:val="24"/>
        </w:rPr>
        <w:t>eq</w:t>
      </w:r>
      <w:proofErr w:type="spellEnd"/>
      <w:r>
        <w:rPr>
          <w:rFonts w:ascii="Times New Roman" w:hAnsi="Times New Roman" w:cs="Times New Roman"/>
          <w:sz w:val="24"/>
          <w:szCs w:val="24"/>
        </w:rPr>
        <w:t xml:space="preserve"> library preparation and sequencing at the University of Nebraska Medical Center Genomics Core. Briefly,</w:t>
      </w:r>
      <w:r w:rsidRPr="0014691F">
        <w:t xml:space="preserve"> </w:t>
      </w:r>
      <w:r w:rsidRPr="0014691F">
        <w:rPr>
          <w:rFonts w:ascii="Times New Roman" w:hAnsi="Times New Roman" w:cs="Times New Roman"/>
          <w:sz w:val="24"/>
          <w:szCs w:val="24"/>
        </w:rPr>
        <w:t>a li</w:t>
      </w:r>
      <w:r w:rsidR="00B0161D">
        <w:rPr>
          <w:rFonts w:ascii="Times New Roman" w:hAnsi="Times New Roman" w:cs="Times New Roman"/>
          <w:sz w:val="24"/>
          <w:szCs w:val="24"/>
        </w:rPr>
        <w:t>mited</w:t>
      </w:r>
      <w:r w:rsidRPr="0014691F">
        <w:rPr>
          <w:rFonts w:ascii="Times New Roman" w:hAnsi="Times New Roman" w:cs="Times New Roman"/>
          <w:sz w:val="24"/>
          <w:szCs w:val="24"/>
        </w:rPr>
        <w:t xml:space="preserve"> cycle PCR reaction was performed on each sample to create a single amplicon</w:t>
      </w:r>
      <w:r>
        <w:rPr>
          <w:rFonts w:ascii="Times New Roman" w:hAnsi="Times New Roman" w:cs="Times New Roman"/>
          <w:sz w:val="24"/>
          <w:szCs w:val="24"/>
        </w:rPr>
        <w:t>,</w:t>
      </w:r>
      <w:r w:rsidRPr="0014691F">
        <w:rPr>
          <w:rFonts w:ascii="Times New Roman" w:hAnsi="Times New Roman" w:cs="Times New Roman"/>
          <w:sz w:val="24"/>
          <w:szCs w:val="24"/>
        </w:rPr>
        <w:t xml:space="preserve"> including the V4 (515</w:t>
      </w:r>
      <w:r>
        <w:rPr>
          <w:rFonts w:ascii="Times New Roman" w:hAnsi="Times New Roman" w:cs="Times New Roman"/>
          <w:sz w:val="24"/>
          <w:szCs w:val="24"/>
        </w:rPr>
        <w:t>-</w:t>
      </w:r>
      <w:r w:rsidRPr="0014691F">
        <w:rPr>
          <w:rFonts w:ascii="Times New Roman" w:hAnsi="Times New Roman" w:cs="Times New Roman"/>
          <w:sz w:val="24"/>
          <w:szCs w:val="24"/>
        </w:rPr>
        <w:t>F) and V5 (907</w:t>
      </w:r>
      <w:r>
        <w:rPr>
          <w:rFonts w:ascii="Times New Roman" w:hAnsi="Times New Roman" w:cs="Times New Roman"/>
          <w:sz w:val="24"/>
          <w:szCs w:val="24"/>
        </w:rPr>
        <w:t>-</w:t>
      </w:r>
      <w:r w:rsidRPr="0014691F">
        <w:rPr>
          <w:rFonts w:ascii="Times New Roman" w:hAnsi="Times New Roman" w:cs="Times New Roman"/>
          <w:sz w:val="24"/>
          <w:szCs w:val="24"/>
        </w:rPr>
        <w:t>R) variable region</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{"citationItems":[{"id":"ITEM-1","itemData":{"DOI":"10.7171/jbt.17-2801-003","abstract":"Next-generation sequencing (NGS) is currently the method of choice for analyzing gut microbiota composition. As gut microbiota composition is a potential future target for clinical diagnostics, it is of utmost importance to enhance and optimize the NGS analysis procedures. Here, we have analyzed the impact of DNA extraction and selected 16S rDNA primers on the gut microbiota NGS results. Bacterial DNA from frozen stool specimens was extracted with 5 commercially available DNA extraction kits. Special attention was paid to the semiautomated DNA extraction methods that could expedite the analysis procedure, thus being especially suitable for clinical settings. The microbial composition was analyzed with 2 distinct protocols: 1 targeting the V3-V4 and the other targeting the V4-V5 area of the bacterial 16S rRNA gene. The overall effect of DNA extraction on the gut microbiota 16S rDNA profile was relatively small, whereas the 16S rRNA gene target region had an immense impact on the results. Furthermore, semiautomated DNA extraction methods clearly appeared suitable for NGS procedures, proposing that application of these methods could importantly reduce hands-on time and human errors without compromising the validity of results.","author":[{"dropping-particle":"","family":"Keskitalo","given":"Anniina","non-dropping-particle":"","parse-names":false,"suffix":""},{"dropping-particle":"","family":"Pietilä","given":"Sami","non-dropping-particle":"","parse-names":false,"suffix":""},{"dropping-particle":"","family":"Munukka","given":"Ëveliina","non-dropping-particle":"","parse-names":false,"suffix":""},{"dropping-particle":"","family":"Eerola","given":"Erkki","non-dropping-particle":"","parse-names":false,"suffix":""},{"dropping-particle":"","family":"Pursiheimo","given":"Juha-Pekka","non-dropping-particle":"","parse-names":false,"suffix":""},{"dropping-particle":"","family":"Laiho","given":"Asta","non-dropping-particle":"","parse-names":false,"suffix":""},{"dropping-particle":"","family":"Pekkala","given":"Satu","non-dropping-particle":"","parse-names":false,"suffix":""},{"dropping-particle":"","family":"Huovinen","given":"Pentti","non-dropping-particle":"","parse-names":false,"suffix":""}],"container-title":"Journal of biomolecular techniques : JBT","id":"ITEM-1","issued":{"date-parts":[["2017","2","28"]]},"title":"Gut Microbiota Analysis Results Are Highly Dependent on the 16S rRNA Gene Target Region, Whereas the Impact of DNA Extraction Is Minor","type":"article-journal","volume":"28"},"uris":["http://www.mendeley.com/documents/?uuid=a4011d64-0f0b-4da7-9b64-253fd2fcf932","http://www.mendeley.com/documents/?uuid=fdf6ae4d-ae34-4773-b42a-e755896874cb"]}],"mendeley":{"formattedCitation":"(Keskitalo et al., 2017)","plainTextFormattedCitation":"(Keskitalo et al., 2017)","previouslyFormattedCitation":"(Keskitalo et al., 2017)"},"properties":{"noteIndex":0},"schema":"https://github.com/citation-style-language/schema/raw/master/csl-citation.json"}</w:instrText>
      </w:r>
      <w:r>
        <w:rPr>
          <w:rFonts w:ascii="Times New Roman" w:hAnsi="Times New Roman" w:cs="Times New Roman"/>
          <w:sz w:val="24"/>
          <w:szCs w:val="24"/>
        </w:rPr>
        <w:fldChar w:fldCharType="separate"/>
      </w:r>
      <w:r w:rsidRPr="00A55F17">
        <w:rPr>
          <w:rFonts w:ascii="Times New Roman" w:hAnsi="Times New Roman" w:cs="Times New Roman"/>
          <w:noProof/>
          <w:sz w:val="24"/>
          <w:szCs w:val="24"/>
        </w:rPr>
        <w:t>(Keskitalo et al., 2017)</w:t>
      </w:r>
      <w:r>
        <w:rPr>
          <w:rFonts w:ascii="Times New Roman" w:hAnsi="Times New Roman" w:cs="Times New Roman"/>
          <w:sz w:val="24"/>
          <w:szCs w:val="24"/>
        </w:rPr>
        <w:fldChar w:fldCharType="end"/>
      </w:r>
      <w:r w:rsidRPr="0014691F">
        <w:rPr>
          <w:rFonts w:ascii="Times New Roman" w:hAnsi="Times New Roman" w:cs="Times New Roman"/>
          <w:sz w:val="24"/>
          <w:szCs w:val="24"/>
        </w:rPr>
        <w:t xml:space="preserve">. The resulting libraries were validated using the Agilent </w:t>
      </w:r>
      <w:proofErr w:type="spellStart"/>
      <w:r w:rsidRPr="0014691F">
        <w:rPr>
          <w:rFonts w:ascii="Times New Roman" w:hAnsi="Times New Roman" w:cs="Times New Roman"/>
          <w:sz w:val="24"/>
          <w:szCs w:val="24"/>
        </w:rPr>
        <w:t>BioAnalyzer</w:t>
      </w:r>
      <w:proofErr w:type="spellEnd"/>
      <w:r w:rsidRPr="0014691F">
        <w:rPr>
          <w:rFonts w:ascii="Times New Roman" w:hAnsi="Times New Roman" w:cs="Times New Roman"/>
          <w:sz w:val="24"/>
          <w:szCs w:val="24"/>
        </w:rPr>
        <w:t xml:space="preserve"> 2100 DNA</w:t>
      </w:r>
      <w:r>
        <w:rPr>
          <w:rFonts w:ascii="Times New Roman" w:hAnsi="Times New Roman" w:cs="Times New Roman"/>
          <w:sz w:val="24"/>
          <w:szCs w:val="24"/>
        </w:rPr>
        <w:t xml:space="preserve"> 1000 chip (Agilent, Santa Clara, CA, USA), and DNA was </w:t>
      </w:r>
      <w:r w:rsidRPr="00F63EC7">
        <w:rPr>
          <w:rFonts w:ascii="Times New Roman" w:hAnsi="Times New Roman" w:cs="Times New Roman"/>
          <w:sz w:val="24"/>
          <w:szCs w:val="24"/>
        </w:rPr>
        <w:t>quantified using</w:t>
      </w:r>
      <w:r>
        <w:rPr>
          <w:rFonts w:ascii="Times New Roman" w:hAnsi="Times New Roman" w:cs="Times New Roman"/>
          <w:sz w:val="24"/>
          <w:szCs w:val="24"/>
        </w:rPr>
        <w:t xml:space="preserve"> </w:t>
      </w:r>
      <w:r w:rsidRPr="0014691F">
        <w:rPr>
          <w:rFonts w:ascii="Times New Roman" w:hAnsi="Times New Roman" w:cs="Times New Roman"/>
          <w:sz w:val="24"/>
          <w:szCs w:val="24"/>
        </w:rPr>
        <w:t>Qubit 3.0</w:t>
      </w:r>
      <w:r>
        <w:rPr>
          <w:rFonts w:ascii="Times New Roman" w:hAnsi="Times New Roman" w:cs="Times New Roman"/>
          <w:sz w:val="24"/>
          <w:szCs w:val="24"/>
        </w:rPr>
        <w:t xml:space="preserve"> (Qubit</w:t>
      </w:r>
      <w:r w:rsidRPr="00306A90">
        <w:rPr>
          <w:rFonts w:ascii="Times New Roman" w:hAnsi="Times New Roman" w:cs="Times New Roman"/>
          <w:sz w:val="24"/>
          <w:szCs w:val="24"/>
          <w:vertAlign w:val="superscript"/>
        </w:rPr>
        <w:t>TM</w:t>
      </w:r>
      <w:r>
        <w:rPr>
          <w:rFonts w:ascii="Times New Roman" w:hAnsi="Times New Roman" w:cs="Times New Roman"/>
          <w:sz w:val="24"/>
          <w:szCs w:val="24"/>
        </w:rPr>
        <w:t xml:space="preserve">, Thermofisher, Waltham, MA, USA). </w:t>
      </w:r>
      <w:r w:rsidRPr="0014691F">
        <w:rPr>
          <w:rFonts w:ascii="Times New Roman" w:hAnsi="Times New Roman" w:cs="Times New Roman"/>
          <w:sz w:val="24"/>
          <w:szCs w:val="24"/>
        </w:rPr>
        <w:t xml:space="preserve">A pool of the libraries was loaded into the Illumina </w:t>
      </w:r>
      <w:proofErr w:type="spellStart"/>
      <w:r w:rsidRPr="0014691F">
        <w:rPr>
          <w:rFonts w:ascii="Times New Roman" w:hAnsi="Times New Roman" w:cs="Times New Roman"/>
          <w:sz w:val="24"/>
          <w:szCs w:val="24"/>
        </w:rPr>
        <w:t>MiSeq</w:t>
      </w:r>
      <w:proofErr w:type="spellEnd"/>
      <w:r w:rsidRPr="0014691F">
        <w:rPr>
          <w:rFonts w:ascii="Times New Roman" w:hAnsi="Times New Roman" w:cs="Times New Roman"/>
          <w:sz w:val="24"/>
          <w:szCs w:val="24"/>
        </w:rPr>
        <w:t xml:space="preserve"> at 10</w:t>
      </w:r>
      <w:r>
        <w:rPr>
          <w:rFonts w:ascii="Times New Roman" w:hAnsi="Times New Roman" w:cs="Times New Roman"/>
          <w:sz w:val="24"/>
          <w:szCs w:val="24"/>
        </w:rPr>
        <w:t xml:space="preserve"> </w:t>
      </w:r>
      <w:proofErr w:type="spellStart"/>
      <w:r w:rsidRPr="0014691F">
        <w:rPr>
          <w:rFonts w:ascii="Times New Roman" w:hAnsi="Times New Roman" w:cs="Times New Roman"/>
          <w:sz w:val="24"/>
          <w:szCs w:val="24"/>
        </w:rPr>
        <w:t>pM</w:t>
      </w:r>
      <w:proofErr w:type="spellEnd"/>
      <w:r w:rsidRPr="0014691F">
        <w:rPr>
          <w:rFonts w:ascii="Times New Roman" w:hAnsi="Times New Roman" w:cs="Times New Roman"/>
          <w:sz w:val="24"/>
          <w:szCs w:val="24"/>
        </w:rPr>
        <w:t>. The pool was spiked with 25</w:t>
      </w:r>
      <w:r w:rsidR="00437E2F">
        <w:rPr>
          <w:rFonts w:ascii="Times New Roman" w:hAnsi="Times New Roman" w:cs="Times New Roman"/>
          <w:sz w:val="24"/>
          <w:szCs w:val="24"/>
        </w:rPr>
        <w:t xml:space="preserve"> </w:t>
      </w:r>
      <w:r w:rsidRPr="0014691F">
        <w:rPr>
          <w:rFonts w:ascii="Times New Roman" w:hAnsi="Times New Roman" w:cs="Times New Roman"/>
          <w:sz w:val="24"/>
          <w:szCs w:val="24"/>
        </w:rPr>
        <w:t>% PhiX</w:t>
      </w:r>
      <w:r>
        <w:rPr>
          <w:rFonts w:ascii="Times New Roman" w:hAnsi="Times New Roman" w:cs="Times New Roman"/>
          <w:sz w:val="24"/>
          <w:szCs w:val="24"/>
        </w:rPr>
        <w:t xml:space="preserve"> (a bacteriophage)</w:t>
      </w:r>
      <w:r w:rsidRPr="0014691F">
        <w:rPr>
          <w:rFonts w:ascii="Times New Roman" w:hAnsi="Times New Roman" w:cs="Times New Roman"/>
          <w:sz w:val="24"/>
          <w:szCs w:val="24"/>
        </w:rPr>
        <w:t xml:space="preserve"> at 10</w:t>
      </w:r>
      <w:r>
        <w:rPr>
          <w:rFonts w:ascii="Times New Roman" w:hAnsi="Times New Roman" w:cs="Times New Roman"/>
          <w:sz w:val="24"/>
          <w:szCs w:val="24"/>
        </w:rPr>
        <w:t xml:space="preserve"> </w:t>
      </w:r>
      <w:proofErr w:type="spellStart"/>
      <w:r w:rsidRPr="0014691F">
        <w:rPr>
          <w:rFonts w:ascii="Times New Roman" w:hAnsi="Times New Roman" w:cs="Times New Roman"/>
          <w:sz w:val="24"/>
          <w:szCs w:val="24"/>
        </w:rPr>
        <w:t>pM</w:t>
      </w:r>
      <w:proofErr w:type="spellEnd"/>
      <w:r w:rsidRPr="0014691F">
        <w:rPr>
          <w:rFonts w:ascii="Times New Roman" w:hAnsi="Times New Roman" w:cs="Times New Roman"/>
          <w:sz w:val="24"/>
          <w:szCs w:val="24"/>
        </w:rPr>
        <w:t xml:space="preserve"> for </w:t>
      </w:r>
      <w:proofErr w:type="spellStart"/>
      <w:r w:rsidRPr="0014691F">
        <w:rPr>
          <w:rFonts w:ascii="Times New Roman" w:hAnsi="Times New Roman" w:cs="Times New Roman"/>
          <w:sz w:val="24"/>
          <w:szCs w:val="24"/>
        </w:rPr>
        <w:t>MiSeq</w:t>
      </w:r>
      <w:proofErr w:type="spellEnd"/>
      <w:r w:rsidRPr="0014691F">
        <w:rPr>
          <w:rFonts w:ascii="Times New Roman" w:hAnsi="Times New Roman" w:cs="Times New Roman"/>
          <w:sz w:val="24"/>
          <w:szCs w:val="24"/>
        </w:rPr>
        <w:t xml:space="preserve"> run quality</w:t>
      </w:r>
      <w:r>
        <w:rPr>
          <w:rFonts w:ascii="Times New Roman" w:hAnsi="Times New Roman" w:cs="Times New Roman"/>
          <w:sz w:val="24"/>
          <w:szCs w:val="24"/>
        </w:rPr>
        <w:t xml:space="preserve"> as an internal control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{"citationItems":[{"id":"ITEM-1","itemData":{"DOI":"10.1186/1944-3277-10-18","ISSN":"1944-3277","abstract":"With the rapid growth and development of sequencing technologies, genomes have become the new go-to for exploring solutions to some of the world’s biggest challenges such as searching for alternative energy sources and exploration of genomic dark matter. However, progress in sequencing has been accompanied by its share of errors that can occur during template or library preparation, sequencing, imaging or data analysis. In this study we screened over 18,000 publicly available microbial isolate genome sequences in the Integrated Microbial Genomes database and identified more than 1000 genomes that are contaminated with PhiX, a control frequently used during Illumina sequencing runs. Approximately 10% of these genomes have been published in literature and 129 contaminated genomes were sequenced under the Human Microbiome Project. Raw sequence reads are prone to contamination from various sources and are usually eliminated during downstream quality control steps. Detection of PhiX contaminated genomes indicates a lapse in either the application or effectiveness of proper quality control measures. The presence of PhiX contamination in several publicly available isolate genomes can result in additional errors when such data are used in comparative genomics analyses. Such contamination of public databases have far-reaching consequences in the form of erroneous data interpretation and analyses, and necessitates better measures to proofread raw sequences before releasing them to the broader scientific community.","author":[{"dropping-particle":"","family":"Mukherjee","given":"Supratim","non-dropping-particle":"","parse-names":false,"suffix":""},{"dropping-particle":"","family":"Huntemann","given":"Marcel","non-dropping-particle":"","parse-names":false,"suffix":""},{"dropping-particle":"","family":"Ivanova","given":"Natalia","non-dropping-particle":"","parse-names":false,"suffix":""},{"dropping-particle":"","family":"Kyrpides","given":"Nikos C","non-dropping-particle":"","parse-names":false,"suffix":""},{"dropping-particle":"","family":"Pati","given":"Amrita","non-dropping-particle":"","parse-names":false,"suffix":""}],"container-title":"Standards in Genomic Sciences","id":"ITEM-1","issue":"1","issued":{"date-parts":[["2015"]]},"page":"18","title":"Large-scale contamination of microbial isolate genomes by Illumina PhiX control","type":"article-journal","volume":"10"},"uris":["http://www.mendeley.com/documents/?uuid=d8ed0074-8805-40f1-9891-d6917fa1f3b1","http://www.mendeley.com/documents/?uuid=9b10c598-7d92-4853-a5b5-b99b25e680af"]}],"mendeley":{"formattedCitation":"(Mukherjee et al., 2015)","plainTextFormattedCitation":"(Mukherjee et al., 2015)","previouslyFormattedCitation":"(Mukherjee et al., 2015)"},"properties":{"noteIndex":0},"schema":"https://github.com/citation-style-language/schema/raw/master/csl-citation.json"}</w:instrText>
      </w:r>
      <w:r>
        <w:rPr>
          <w:rFonts w:ascii="Times New Roman" w:hAnsi="Times New Roman" w:cs="Times New Roman"/>
          <w:sz w:val="24"/>
          <w:szCs w:val="24"/>
        </w:rPr>
        <w:fldChar w:fldCharType="separate"/>
      </w:r>
      <w:r w:rsidRPr="00A55F17">
        <w:rPr>
          <w:rFonts w:ascii="Times New Roman" w:hAnsi="Times New Roman" w:cs="Times New Roman"/>
          <w:noProof/>
          <w:sz w:val="24"/>
          <w:szCs w:val="24"/>
        </w:rPr>
        <w:t>(Mukherjee et al., 2015)</w:t>
      </w:r>
      <w:r>
        <w:rPr>
          <w:rFonts w:ascii="Times New Roman" w:hAnsi="Times New Roman" w:cs="Times New Roman"/>
          <w:sz w:val="24"/>
          <w:szCs w:val="24"/>
        </w:rPr>
        <w:fldChar w:fldCharType="end"/>
      </w:r>
      <w:r>
        <w:rPr>
          <w:rFonts w:ascii="Times New Roman" w:hAnsi="Times New Roman" w:cs="Times New Roman"/>
          <w:sz w:val="24"/>
          <w:szCs w:val="24"/>
        </w:rPr>
        <w:t xml:space="preserve"> to generate 300 bp paired ends with the </w:t>
      </w:r>
      <w:r w:rsidRPr="00AC468B">
        <w:rPr>
          <w:rFonts w:ascii="Times New Roman" w:hAnsi="Times New Roman" w:cs="Times New Roman"/>
          <w:sz w:val="24"/>
          <w:szCs w:val="24"/>
        </w:rPr>
        <w:t>600 cycle kit (version 3)</w:t>
      </w:r>
      <w:r>
        <w:rPr>
          <w:rFonts w:ascii="Times New Roman" w:hAnsi="Times New Roman" w:cs="Times New Roman"/>
          <w:sz w:val="24"/>
          <w:szCs w:val="24"/>
        </w:rPr>
        <w:t xml:space="preserve">. </w:t>
      </w:r>
      <w:r w:rsidRPr="00AC468B">
        <w:rPr>
          <w:rFonts w:ascii="Times New Roman" w:hAnsi="Times New Roman" w:cs="Times New Roman"/>
          <w:sz w:val="24"/>
          <w:szCs w:val="24"/>
        </w:rPr>
        <w:t xml:space="preserve">The raw reads were deposited into the Sequence Read Archive database </w:t>
      </w:r>
      <w:r w:rsidRPr="00AC468B">
        <w:rPr>
          <w:rFonts w:ascii="Times New Roman" w:hAnsi="Times New Roman" w:cs="Times New Roman"/>
          <w:color w:val="000000" w:themeColor="text1"/>
          <w:sz w:val="24"/>
          <w:szCs w:val="24"/>
        </w:rPr>
        <w:t xml:space="preserve">(Accession number: </w:t>
      </w:r>
      <w:r w:rsidR="006E71E6" w:rsidRPr="006E71E6">
        <w:rPr>
          <w:rFonts w:ascii="Times New Roman" w:hAnsi="Times New Roman" w:cs="Times New Roman"/>
          <w:sz w:val="24"/>
          <w:szCs w:val="24"/>
        </w:rPr>
        <w:t>PRJNA825559</w:t>
      </w:r>
      <w:r w:rsidRPr="006E71E6">
        <w:rPr>
          <w:rFonts w:ascii="Times New Roman" w:hAnsi="Times New Roman" w:cs="Times New Roman"/>
          <w:sz w:val="24"/>
          <w:szCs w:val="24"/>
        </w:rPr>
        <w:t>).</w:t>
      </w:r>
    </w:p>
    <w:p w14:paraId="3D611DE8" w14:textId="7EBB3B93" w:rsidR="008B57CC" w:rsidRPr="00CE0DE1" w:rsidRDefault="00B15095" w:rsidP="008B57CC">
      <w:pPr>
        <w:tabs>
          <w:tab w:val="left" w:pos="7359"/>
        </w:tabs>
        <w:spacing w:line="480" w:lineRule="auto"/>
        <w:outlineLvl w:val="0"/>
        <w:rPr>
          <w:rFonts w:ascii="Times New Roman" w:hAnsi="Times New Roman" w:cs="Times New Roman"/>
          <w:i/>
          <w:iCs/>
          <w:sz w:val="24"/>
          <w:szCs w:val="24"/>
        </w:rPr>
      </w:pPr>
      <w:bookmarkStart w:id="82" w:name="_Hlk111021097"/>
      <w:r>
        <w:rPr>
          <w:rFonts w:ascii="Times New Roman" w:hAnsi="Times New Roman" w:cs="Times New Roman"/>
          <w:i/>
          <w:iCs/>
          <w:sz w:val="24"/>
          <w:szCs w:val="24"/>
        </w:rPr>
        <w:t xml:space="preserve">Microbiome Data </w:t>
      </w:r>
      <w:r w:rsidR="008B57CC" w:rsidRPr="00D96744">
        <w:rPr>
          <w:rFonts w:ascii="Times New Roman" w:hAnsi="Times New Roman" w:cs="Times New Roman"/>
          <w:i/>
          <w:iCs/>
          <w:sz w:val="24"/>
          <w:szCs w:val="24"/>
        </w:rPr>
        <w:t xml:space="preserve">Processing </w:t>
      </w:r>
      <w:r w:rsidR="008B57CC">
        <w:rPr>
          <w:rFonts w:ascii="Times New Roman" w:hAnsi="Times New Roman" w:cs="Times New Roman"/>
          <w:i/>
          <w:iCs/>
          <w:sz w:val="24"/>
          <w:szCs w:val="24"/>
        </w:rPr>
        <w:t>and statistical analyses</w:t>
      </w:r>
    </w:p>
    <w:bookmarkEnd w:id="82"/>
    <w:p w14:paraId="51C51E34" w14:textId="3E10C80F" w:rsidR="008B57CC" w:rsidRDefault="008B57CC" w:rsidP="008B57CC">
      <w:pPr>
        <w:tabs>
          <w:tab w:val="left" w:pos="7359"/>
        </w:tabs>
        <w:spacing w:line="480" w:lineRule="auto"/>
        <w:ind w:firstLine="720"/>
        <w:outlineLvl w:val="0"/>
        <w:rPr>
          <w:rFonts w:ascii="Times New Roman" w:hAnsi="Times New Roman" w:cs="Times New Roman"/>
          <w:sz w:val="24"/>
          <w:szCs w:val="24"/>
        </w:rPr>
      </w:pPr>
      <w:r>
        <w:rPr>
          <w:rFonts w:ascii="Times New Roman" w:hAnsi="Times New Roman" w:cs="Times New Roman"/>
          <w:sz w:val="24"/>
          <w:szCs w:val="24"/>
        </w:rPr>
        <w:t xml:space="preserve">Acquired </w:t>
      </w:r>
      <w:proofErr w:type="spellStart"/>
      <w:r>
        <w:rPr>
          <w:rFonts w:ascii="Times New Roman" w:hAnsi="Times New Roman" w:cs="Times New Roman"/>
          <w:sz w:val="24"/>
          <w:szCs w:val="24"/>
        </w:rPr>
        <w:t>fastq</w:t>
      </w:r>
      <w:proofErr w:type="spellEnd"/>
      <w:r>
        <w:rPr>
          <w:rFonts w:ascii="Times New Roman" w:hAnsi="Times New Roman" w:cs="Times New Roman"/>
          <w:sz w:val="24"/>
          <w:szCs w:val="24"/>
        </w:rPr>
        <w:t xml:space="preserve"> primer-trimmed </w:t>
      </w:r>
      <w:proofErr w:type="spellStart"/>
      <w:r>
        <w:rPr>
          <w:rFonts w:ascii="Times New Roman" w:hAnsi="Times New Roman" w:cs="Times New Roman"/>
          <w:sz w:val="24"/>
          <w:szCs w:val="24"/>
        </w:rPr>
        <w:t>Mi</w:t>
      </w:r>
      <w:r w:rsidR="001021D1">
        <w:rPr>
          <w:rFonts w:ascii="Times New Roman" w:hAnsi="Times New Roman" w:cs="Times New Roman"/>
          <w:sz w:val="24"/>
          <w:szCs w:val="24"/>
        </w:rPr>
        <w:t>S</w:t>
      </w:r>
      <w:r>
        <w:rPr>
          <w:rFonts w:ascii="Times New Roman" w:hAnsi="Times New Roman" w:cs="Times New Roman"/>
          <w:sz w:val="24"/>
          <w:szCs w:val="24"/>
        </w:rPr>
        <w:t>eq</w:t>
      </w:r>
      <w:proofErr w:type="spellEnd"/>
      <w:r>
        <w:rPr>
          <w:rFonts w:ascii="Times New Roman" w:hAnsi="Times New Roman" w:cs="Times New Roman"/>
          <w:sz w:val="24"/>
          <w:szCs w:val="24"/>
        </w:rPr>
        <w:t xml:space="preserve"> </w:t>
      </w:r>
      <w:r w:rsidRPr="00D96744">
        <w:rPr>
          <w:rFonts w:ascii="Times New Roman" w:hAnsi="Times New Roman" w:cs="Times New Roman"/>
          <w:sz w:val="24"/>
          <w:szCs w:val="24"/>
        </w:rPr>
        <w:t xml:space="preserve">paired-end reads </w:t>
      </w:r>
      <w:r>
        <w:rPr>
          <w:rFonts w:ascii="Times New Roman" w:hAnsi="Times New Roman" w:cs="Times New Roman"/>
          <w:sz w:val="24"/>
          <w:szCs w:val="24"/>
        </w:rPr>
        <w:t>from the sequencing center were processed using</w:t>
      </w:r>
      <w:r w:rsidRPr="00D96744">
        <w:rPr>
          <w:rFonts w:ascii="Times New Roman" w:hAnsi="Times New Roman" w:cs="Times New Roman"/>
          <w:sz w:val="24"/>
          <w:szCs w:val="24"/>
        </w:rPr>
        <w:t xml:space="preserve"> DADA2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{"citationItems":[{"id":"ITEM-1","itemData":{"DOI":"10.1038/nmeth.3869","ISSN":"1548-7105","abstract":"We present the open-source software package DADA2 for modeling and correcting Illumina-sequenced amplicon errors (https://github.com/benjjneb/dada2). DADA2 infers sample sequences exactly and resolves differences of as little as 1 nucleotide. In several mock communities, DADA2 identified more real variants and output fewer spurious sequences than other methods. We applied DADA2 to vaginal samples from a cohort of pregnant women, revealing a diversity of previously undetected Lactobacillus crispatus variants.","author":[{"dropping-particle":"","family":"Callahan","given":"Benjamin J","non-dropping-particle":"","parse-names":false,"suffix":""},{"dropping-particle":"","family":"Quast","given":"C","non-dropping-particle":"","parse-names":false,"suffix":""},{"dropping-particle":"","family":"Pruesse","given":"E","non-dropping-particle":"","parse-names":false,"suffix":""},{"dropping-particle":"","family":"Yilmaz","given":"P","non-dropping-particle":"","parse-names":false,"suffix":""},{"dropping-particle":"","family":"Gerken","given":"J","non-dropping-particle":"","parse-names":false,"suffix":""},{"dropping-particle":"","family":"Schweer","given":"T","non-dropping-particle":"","parse-names":false,"suffix":""},{"dropping-particle":"","family":"Yarza","given":"P","non-dropping-particle":"","parse-names":false,"suffix":""},{"dropping-particle":"","family":"Peplies","given":"J","non-dropping-particle":"","parse-names":false,"suffix":""},{"dropping-particle":"","family":"Glockner","given":"F O","non-dropping-particle":"","parse-names":false,"suffix":""},{"dropping-particle":"","family":"Caporaso","given":"J Gregory","non-dropping-particle":"","parse-names":false,"suffix":""},{"dropping-particle":"","family":"Kuczynski","given":"Justin","non-dropping-particle":"","parse-names":false,"suffix":""},{"dropping-particle":"","family":"Stombaugh","given":"Jesse","non-dropping-particle":"","parse-names":false,"suffix":""},{"dropping-particle":"","family":"Bittinger","given":"Kyle","non-dropping-particle":"","parse-names":false,"suffix":""},{"dropping-particle":"","family":"Bushman","given":"Frederic D","non-dropping-particle":"","parse-names":false,"suffix":""},{"dropping-particle":"","family":"Costello","given":"Elizabeth K","non-dropping-particle":"","parse-names":false,"suffix":""},{"dropping-particle":"","family":"Fierer","given":"Noah","non-dropping-particle":"","parse-names":false,"suffix":""},{"dropping-particle":"","family":"Peña","given":"Antonio Gonzalez","non-dropping-particle":"","parse-names":false,"suffix":""},{"dropping-particle":"","family":"Goodrich","given":"Julia K","non-dropping-particle":"","parse-names":false,"suffix":""},{"dropping-particle":"","family":"Gordon","given":"Jeffrey I","non-dropping-particle":"","parse-names":false,"suffix":""},{"dropping-particle":"","family":"Huttley","given":"Gavin A","non-dropping-particle":"","parse-names":false,"suffix":""},{"dropping-particle":"","family":"Kelley","given":"Scott T","non-dropping-particle":"","parse-names":false,"suffix":""},{"dropping-particle":"","family":"Knights","given":"Dan","non-dropping-particle":"","parse-names":false,"suffix":""},{"dropping-particle":"","family":"Koenig","given":"Jeremy E","non-dropping-particle":"","parse-names":false,"suffix":""},{"dropping-particle":"","family":"Ley","given":"Ruth E","non-dropping-particle":"","parse-names":false,"suffix":""},{"dropping-particle":"","family":"Lozupone","given":"Catherine A","non-dropping-particle":"","parse-names":false,"suffix":""},{"dropping-particle":"","family":"McDonald","given":"Daniel","non-dropping-particle":"","parse-names":false,"suffix":""},{"dropping-particle":"","family":"Muegge","given":"Brian D","non-dropping-particle":"","parse-names":false,"suffix":""},{"dropping-particle":"","family":"Pirrung","given":"Meg","non-dropping-particle":"","parse-names":false,"suffix":""},{"dropping-particle":"","family":"Reeder","given":"Jens","non-dropping-particle":"","parse-names":false,"suffix":""},{"dropping-particle":"","family":"Sevinsky","given":"Joel R","non-dropping-particle":"","parse-names":false,"suffix":""},{"dropping-particle":"","family":"Turnbaugh","given":"Peter J","non-dropping-particle":"","parse-names":false,"suffix":""},{"dropping-particle":"","family":"Walters","given":"William A","non-dropping-particle":"","parse-names":false,"suffix":""},{"dropping-particle":"","family":"Widmann","given":"Jeremy","non-dropping-particle":"","parse-names":false,"suffix":""},{"dropping-particle":"","family":"Yatsunenko","given":"Tanya","non-dropping-particle":"","parse-names":false,"suffix":""},{"dropping-particle":"","family":"Zaneveld","given":"Jesse","non-dropping-particle":"","parse-names":false,"suffix":""},{"dropping-particle":"","family":"Knight","given":"Rob","non-dropping-particle":"","parse-names":false,"suffix":""},{"dropping-particle":"","family":"McMurdie","given":"Paul J","non-dropping-particle":"","parse-names":false,"suffix":""},{"dropping-particle":"","family":"Rosen","given":"Michael J","non-dropping-particle":"","parse-names":false,"suffix":""},{"dropping-particle":"","family":"Han","given":"Andrew W","non-dropping-particle":"","parse-names":false,"suffix":""},{"dropping-particle":"","family":"Johnson","given":"Amy Jo A","non-dropping-particle":"","parse-names":false,"suffix":""},{"dropping-particle":"","family":"Holmes","given":"Susan P","non-dropping-particle":"","parse-names":false,"suffix":""}],"container-title":"Nature methods","edition":"2016/05/23","id":"ITEM-1","issue":"7","issued":{"date-parts":[["2016","7"]]},"page":"581-583","publisher":"Oxford University Press (OUP)","title":"DADA2: High-resolution sample inference from Illumina amplicon data","type":"article-journal","volume":"13"},"uris":["http://www.mendeley.com/documents/?uuid=372755e5-c066-4ee5-8323-c371ed744232"]}],"mendeley":{"formattedCitation":"(Callahan et al., 2016)","plainTextFormattedCitation":"(Callahan et al., 2016)","previouslyFormattedCitation":"(Callahan et al., 2016)"},"properties":{"noteIndex":0},"schema":"https://github.com/citation-style-language/schema/raw/master/csl-citation.json"}</w:instrText>
      </w:r>
      <w:r>
        <w:rPr>
          <w:rFonts w:ascii="Times New Roman" w:hAnsi="Times New Roman" w:cs="Times New Roman"/>
          <w:sz w:val="24"/>
          <w:szCs w:val="24"/>
        </w:rPr>
        <w:fldChar w:fldCharType="separate"/>
      </w:r>
      <w:r w:rsidRPr="00A55F17">
        <w:rPr>
          <w:rFonts w:ascii="Times New Roman" w:hAnsi="Times New Roman" w:cs="Times New Roman"/>
          <w:noProof/>
          <w:sz w:val="24"/>
          <w:szCs w:val="24"/>
        </w:rPr>
        <w:t>(Callahan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E0DE1">
        <w:rPr>
          <w:rFonts w:ascii="Times New Roman" w:hAnsi="Times New Roman" w:cs="Times New Roman"/>
          <w:sz w:val="24"/>
          <w:szCs w:val="24"/>
        </w:rPr>
        <w:t xml:space="preserve">Across both forward and reverse reads, filtering </w:t>
      </w:r>
      <w:r>
        <w:rPr>
          <w:rFonts w:ascii="Times New Roman" w:hAnsi="Times New Roman" w:cs="Times New Roman"/>
          <w:sz w:val="24"/>
          <w:szCs w:val="24"/>
        </w:rPr>
        <w:t xml:space="preserve">excluded </w:t>
      </w:r>
      <w:r w:rsidRPr="00CE0DE1">
        <w:rPr>
          <w:rFonts w:ascii="Times New Roman" w:hAnsi="Times New Roman" w:cs="Times New Roman"/>
          <w:sz w:val="24"/>
          <w:szCs w:val="24"/>
        </w:rPr>
        <w:t xml:space="preserve">reads with more than </w:t>
      </w:r>
      <w:r>
        <w:rPr>
          <w:rFonts w:ascii="Times New Roman" w:hAnsi="Times New Roman" w:cs="Times New Roman"/>
          <w:sz w:val="24"/>
          <w:szCs w:val="24"/>
        </w:rPr>
        <w:t>two</w:t>
      </w:r>
      <w:r w:rsidRPr="00CE0DE1">
        <w:rPr>
          <w:rFonts w:ascii="Times New Roman" w:hAnsi="Times New Roman" w:cs="Times New Roman"/>
          <w:sz w:val="24"/>
          <w:szCs w:val="24"/>
        </w:rPr>
        <w:t xml:space="preserve"> expected erroneous base calls, any reads </w:t>
      </w:r>
      <w:r>
        <w:rPr>
          <w:rFonts w:ascii="Times New Roman" w:hAnsi="Times New Roman" w:cs="Times New Roman"/>
          <w:sz w:val="24"/>
          <w:szCs w:val="24"/>
        </w:rPr>
        <w:t xml:space="preserve">identified </w:t>
      </w:r>
      <w:r w:rsidRPr="00CE0DE1">
        <w:rPr>
          <w:rFonts w:ascii="Times New Roman" w:hAnsi="Times New Roman" w:cs="Times New Roman"/>
          <w:sz w:val="24"/>
          <w:szCs w:val="24"/>
        </w:rPr>
        <w:t>a</w:t>
      </w:r>
      <w:r>
        <w:rPr>
          <w:rFonts w:ascii="Times New Roman" w:hAnsi="Times New Roman" w:cs="Times New Roman"/>
          <w:sz w:val="24"/>
          <w:szCs w:val="24"/>
        </w:rPr>
        <w:t>s</w:t>
      </w:r>
      <w:r w:rsidRPr="00CE0DE1">
        <w:rPr>
          <w:rFonts w:ascii="Times New Roman" w:hAnsi="Times New Roman" w:cs="Times New Roman"/>
          <w:sz w:val="24"/>
          <w:szCs w:val="24"/>
        </w:rPr>
        <w:t xml:space="preserve"> part of the PhiX bacteriophage genome</w:t>
      </w:r>
      <w:r>
        <w:rPr>
          <w:rFonts w:ascii="Times New Roman" w:hAnsi="Times New Roman" w:cs="Times New Roman"/>
          <w:sz w:val="24"/>
          <w:szCs w:val="24"/>
        </w:rPr>
        <w:t xml:space="preserve"> for quality </w:t>
      </w:r>
      <w:r w:rsidR="00437E2F">
        <w:rPr>
          <w:rFonts w:ascii="Times New Roman" w:hAnsi="Times New Roman" w:cs="Times New Roman"/>
          <w:sz w:val="24"/>
          <w:szCs w:val="24"/>
        </w:rPr>
        <w:t>control</w:t>
      </w:r>
      <w:r w:rsidR="00B0161D">
        <w:rPr>
          <w:rFonts w:ascii="Times New Roman" w:hAnsi="Times New Roman" w:cs="Times New Roman"/>
          <w:sz w:val="24"/>
          <w:szCs w:val="24"/>
        </w:rPr>
        <w:t>,</w:t>
      </w:r>
      <w:r w:rsidR="00437E2F">
        <w:rPr>
          <w:rFonts w:ascii="Times New Roman" w:hAnsi="Times New Roman" w:cs="Times New Roman"/>
          <w:sz w:val="24"/>
          <w:szCs w:val="24"/>
        </w:rPr>
        <w:t xml:space="preserve"> and</w:t>
      </w:r>
      <w:r>
        <w:rPr>
          <w:rFonts w:ascii="Times New Roman" w:hAnsi="Times New Roman" w:cs="Times New Roman"/>
          <w:sz w:val="24"/>
          <w:szCs w:val="24"/>
        </w:rPr>
        <w:t xml:space="preserve"> </w:t>
      </w:r>
      <w:r w:rsidRPr="00CE0DE1">
        <w:rPr>
          <w:rFonts w:ascii="Times New Roman" w:hAnsi="Times New Roman" w:cs="Times New Roman"/>
          <w:sz w:val="24"/>
          <w:szCs w:val="24"/>
        </w:rPr>
        <w:t>reads less than 175 base pairs</w:t>
      </w:r>
      <w:r>
        <w:rPr>
          <w:rFonts w:ascii="Times New Roman" w:hAnsi="Times New Roman" w:cs="Times New Roman"/>
          <w:sz w:val="24"/>
          <w:szCs w:val="24"/>
        </w:rPr>
        <w:t xml:space="preserve">. </w:t>
      </w:r>
      <w:r w:rsidRPr="00CE0DE1">
        <w:rPr>
          <w:rFonts w:ascii="Times New Roman" w:hAnsi="Times New Roman" w:cs="Times New Roman"/>
          <w:sz w:val="24"/>
          <w:szCs w:val="24"/>
        </w:rPr>
        <w:t xml:space="preserve">Forward </w:t>
      </w:r>
      <w:r>
        <w:rPr>
          <w:rFonts w:ascii="Times New Roman" w:hAnsi="Times New Roman" w:cs="Times New Roman"/>
          <w:sz w:val="24"/>
          <w:szCs w:val="24"/>
        </w:rPr>
        <w:t>reads were</w:t>
      </w:r>
      <w:r w:rsidRPr="00CE0DE1">
        <w:rPr>
          <w:rFonts w:ascii="Times New Roman" w:hAnsi="Times New Roman" w:cs="Times New Roman"/>
          <w:sz w:val="24"/>
          <w:szCs w:val="24"/>
        </w:rPr>
        <w:t xml:space="preserve"> truncated to 250 base pairs, and reverse reads </w:t>
      </w:r>
      <w:r>
        <w:rPr>
          <w:rFonts w:ascii="Times New Roman" w:hAnsi="Times New Roman" w:cs="Times New Roman"/>
          <w:sz w:val="24"/>
          <w:szCs w:val="24"/>
        </w:rPr>
        <w:t>to</w:t>
      </w:r>
      <w:r w:rsidRPr="00CE0DE1">
        <w:rPr>
          <w:rFonts w:ascii="Times New Roman" w:hAnsi="Times New Roman" w:cs="Times New Roman"/>
          <w:sz w:val="24"/>
          <w:szCs w:val="24"/>
        </w:rPr>
        <w:t xml:space="preserve"> 200 base pairs. Truncation </w:t>
      </w:r>
      <w:r>
        <w:rPr>
          <w:rFonts w:ascii="Times New Roman" w:hAnsi="Times New Roman" w:cs="Times New Roman"/>
          <w:sz w:val="24"/>
          <w:szCs w:val="24"/>
        </w:rPr>
        <w:t>was</w:t>
      </w:r>
      <w:r w:rsidRPr="00CE0DE1">
        <w:rPr>
          <w:rFonts w:ascii="Times New Roman" w:hAnsi="Times New Roman" w:cs="Times New Roman"/>
          <w:sz w:val="24"/>
          <w:szCs w:val="24"/>
        </w:rPr>
        <w:t xml:space="preserve"> </w:t>
      </w:r>
      <w:r w:rsidR="008519A4">
        <w:rPr>
          <w:rFonts w:ascii="Times New Roman" w:hAnsi="Times New Roman" w:cs="Times New Roman"/>
          <w:sz w:val="24"/>
          <w:szCs w:val="24"/>
        </w:rPr>
        <w:t>performed</w:t>
      </w:r>
      <w:r w:rsidR="008519A4" w:rsidRPr="00CE0DE1">
        <w:rPr>
          <w:rFonts w:ascii="Times New Roman" w:hAnsi="Times New Roman" w:cs="Times New Roman"/>
          <w:sz w:val="24"/>
          <w:szCs w:val="24"/>
        </w:rPr>
        <w:t xml:space="preserve"> </w:t>
      </w:r>
      <w:r w:rsidRPr="00CE0DE1">
        <w:rPr>
          <w:rFonts w:ascii="Times New Roman" w:hAnsi="Times New Roman" w:cs="Times New Roman"/>
          <w:sz w:val="24"/>
          <w:szCs w:val="24"/>
        </w:rPr>
        <w:t>to maintain median quality score</w:t>
      </w:r>
      <w:r>
        <w:rPr>
          <w:rFonts w:ascii="Times New Roman" w:hAnsi="Times New Roman" w:cs="Times New Roman"/>
          <w:sz w:val="24"/>
          <w:szCs w:val="24"/>
        </w:rPr>
        <w:t>s</w:t>
      </w:r>
      <w:r w:rsidRPr="00CE0DE1">
        <w:rPr>
          <w:rFonts w:ascii="Times New Roman" w:hAnsi="Times New Roman" w:cs="Times New Roman"/>
          <w:sz w:val="24"/>
          <w:szCs w:val="24"/>
        </w:rPr>
        <w:t xml:space="preserve"> above 30 across samples.</w:t>
      </w:r>
      <w:r>
        <w:rPr>
          <w:rFonts w:ascii="Times New Roman" w:hAnsi="Times New Roman" w:cs="Times New Roman"/>
          <w:sz w:val="24"/>
          <w:szCs w:val="24"/>
        </w:rPr>
        <w:t xml:space="preserve"> Reads were merged, and chimeras subsequently filtered out. We determined a</w:t>
      </w:r>
      <w:r w:rsidRPr="00D96744">
        <w:rPr>
          <w:rFonts w:ascii="Times New Roman" w:hAnsi="Times New Roman" w:cs="Times New Roman"/>
          <w:sz w:val="24"/>
          <w:szCs w:val="24"/>
        </w:rPr>
        <w:t>mplicon sequence variants (A</w:t>
      </w:r>
      <w:r>
        <w:rPr>
          <w:rFonts w:ascii="Times New Roman" w:hAnsi="Times New Roman" w:cs="Times New Roman"/>
          <w:sz w:val="24"/>
          <w:szCs w:val="24"/>
        </w:rPr>
        <w:t>SV</w:t>
      </w:r>
      <w:r w:rsidRPr="00D96744">
        <w:rPr>
          <w:rFonts w:ascii="Times New Roman" w:hAnsi="Times New Roman" w:cs="Times New Roman"/>
          <w:sz w:val="24"/>
          <w:szCs w:val="24"/>
        </w:rPr>
        <w:t>s)</w:t>
      </w:r>
      <w:r>
        <w:rPr>
          <w:rFonts w:ascii="Times New Roman" w:hAnsi="Times New Roman" w:cs="Times New Roman"/>
          <w:sz w:val="24"/>
          <w:szCs w:val="24"/>
        </w:rPr>
        <w:t xml:space="preserve"> and</w:t>
      </w:r>
      <w:r w:rsidRPr="00D96744">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representative sequences </w:t>
      </w:r>
      <w:r w:rsidRPr="00D96744">
        <w:rPr>
          <w:rFonts w:ascii="Times New Roman" w:hAnsi="Times New Roman" w:cs="Times New Roman"/>
          <w:sz w:val="24"/>
          <w:szCs w:val="24"/>
        </w:rPr>
        <w:t>against</w:t>
      </w:r>
      <w:r>
        <w:rPr>
          <w:rFonts w:ascii="Times New Roman" w:hAnsi="Times New Roman" w:cs="Times New Roman"/>
          <w:sz w:val="24"/>
          <w:szCs w:val="24"/>
        </w:rPr>
        <w:t xml:space="preserve"> the </w:t>
      </w:r>
      <w:r w:rsidRPr="00D96744">
        <w:rPr>
          <w:rFonts w:ascii="Times New Roman" w:hAnsi="Times New Roman" w:cs="Times New Roman"/>
          <w:sz w:val="24"/>
          <w:szCs w:val="24"/>
        </w:rPr>
        <w:t xml:space="preserve">SILVA </w:t>
      </w:r>
      <w:r>
        <w:rPr>
          <w:rFonts w:ascii="Times New Roman" w:hAnsi="Times New Roman" w:cs="Times New Roman"/>
          <w:sz w:val="24"/>
          <w:szCs w:val="24"/>
        </w:rPr>
        <w:t xml:space="preserve">138.1 </w:t>
      </w:r>
      <w:r w:rsidRPr="00D96744">
        <w:rPr>
          <w:rFonts w:ascii="Times New Roman" w:hAnsi="Times New Roman" w:cs="Times New Roman"/>
          <w:sz w:val="24"/>
          <w:szCs w:val="24"/>
        </w:rPr>
        <w:t>16S rRNA gene reference database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10.1093/nar/gks1219","ISSN":"0305-1048","author":[{"dropping-particle":"","family":"Quast","given":"C","non-dropping-particle":"","parse-names":false,"suffix":""},{"dropping-particle":"","family":"Pruesse","given":"E","non-dropping-particle":"","parse-names":false,"suffix":""},{"dropping-particle":"","family":"Yilmaz","given":"P","non-dropping-particle":"","parse-names":false,"suffix":""},{"dropping-particle":"","family":"Gerken","given":"J","non-dropping-particle":"","parse-names":false,"suffix":""},{"dropping-particle":"","family":"Schweer","given":"T","non-dropping-particle":"","parse-names":false,"suffix":""},{"dropping-particle":"","family":"Yarza","given":"P","non-dropping-particle":"","parse-names":false,"suffix":""},{"dropping-particle":"","family":"Peplies","given":"J","non-dropping-particle":"","parse-names":false,"suffix":""},{"dropping-particle":"","family":"Glockner","given":"F O","non-dropping-particle":"","parse-names":false,"suffix":""}],"container-title":"Nucleic Acids Research","id":"ITEM-1","issue":"D1","issued":{"date-parts":[["2012"]]},"page":"D590-D596","publisher":"Oxford University Press (OUP)","title":"The SILVA ribosomal RNA gene database project: improved data processing and web-based tools","type":"article-journal","volume":"41"},"uris":["http://www.mendeley.com/documents/?uuid=6a53461d-d6d3-4376-99d0-2dc062a15abd"]}],"mendeley":{"formattedCitation":"(Quast et al., 2012)","plainTextFormattedCitation":"(Quast et al., 2012)","previouslyFormattedCitation":"(Quast et al., 2012)"},"properties":{"noteIndex":0},"schema":"https://github.com/citation-style-language/schema/raw/master/csl-citation.json"}</w:instrText>
      </w:r>
      <w:r>
        <w:rPr>
          <w:rFonts w:ascii="Times New Roman" w:hAnsi="Times New Roman" w:cs="Times New Roman"/>
          <w:sz w:val="24"/>
          <w:szCs w:val="24"/>
        </w:rPr>
        <w:fldChar w:fldCharType="separate"/>
      </w:r>
      <w:r w:rsidRPr="00A55F17">
        <w:rPr>
          <w:rFonts w:ascii="Times New Roman" w:hAnsi="Times New Roman" w:cs="Times New Roman"/>
          <w:noProof/>
          <w:sz w:val="24"/>
          <w:szCs w:val="24"/>
        </w:rPr>
        <w:t>(Quast et al., 2012)</w:t>
      </w:r>
      <w:r>
        <w:rPr>
          <w:rFonts w:ascii="Times New Roman" w:hAnsi="Times New Roman" w:cs="Times New Roman"/>
          <w:sz w:val="24"/>
          <w:szCs w:val="24"/>
        </w:rPr>
        <w:fldChar w:fldCharType="end"/>
      </w:r>
      <w:r>
        <w:rPr>
          <w:rFonts w:ascii="Times New Roman" w:hAnsi="Times New Roman" w:cs="Times New Roman"/>
          <w:sz w:val="24"/>
          <w:szCs w:val="24"/>
        </w:rPr>
        <w:t xml:space="preserve">. We combined the count and taxonomy information for the generated ASVs into a classical OTU/ASV table, and further analyses were carried out in QIIME v.1.8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{"citationItems":[{"id":"ITEM-1","itemData":{"DOI":"10.1038/nmeth.f.303","ISSN":"1548-7091","author":[{"dropping-particle":"","family":"Caporaso","given":"J Gregory","non-dropping-particle":"","parse-names":false,"suffix":""},{"dropping-particle":"","family":"Kuczynski","given":"Justin","non-dropping-particle":"","parse-names":false,"suffix":""},{"dropping-particle":"","family":"Stombaugh","given":"Jesse","non-dropping-particle":"","parse-names":false,"suffix":""},{"dropping-particle":"","family":"Bittinger","given":"Kyle","non-dropping-particle":"","parse-names":false,"suffix":""},{"dropping-particle":"","family":"Bushman","given":"Frederic D","non-dropping-particle":"","parse-names":false,"suffix":""},{"dropping-particle":"","family":"Costello","given":"Elizabeth K","non-dropping-particle":"","parse-names":false,"suffix":""},{"dropping-particle":"","family":"Fierer","given":"Noah","non-dropping-particle":"","parse-names":false,"suffix":""},{"dropping-particle":"","family":"Peña","given":"Antonio Gonzalez","non-dropping-particle":"","parse-names":false,"suffix":""},{"dropping-particle":"","family":"Goodrich","given":"Julia K","non-dropping-particle":"","parse-names":false,"suffix":""},{"dropping-particle":"","family":"Gordon","given":"Jeffrey I","non-dropping-particle":"","parse-names":false,"suffix":""},{"dropping-particle":"","family":"Huttley","given":"Gavin A","non-dropping-particle":"","parse-names":false,"suffix":""},{"dropping-particle":"","family":"Kelley","given":"Scott T","non-dropping-particle":"","parse-names":false,"suffix":""},{"dropping-particle":"","family":"Knights","given":"Dan","non-dropping-particle":"","parse-names":false,"suffix":""},{"dropping-particle":"","family":"Koenig","given":"Jeremy E","non-dropping-particle":"","parse-names":false,"suffix":""},{"dropping-particle":"","family":"Ley","given":"Ruth E","non-dropping-particle":"","parse-names":false,"suffix":""},{"dropping-particle":"","family":"Lozupone","given":"Catherine A","non-dropping-particle":"","parse-names":false,"suffix":""},{"dropping-particle":"","family":"McDonald","given":"Daniel","non-dropping-particle":"","parse-names":false,"suffix":""},{"dropping-particle":"","family":"Muegge","given":"Brian D","non-dropping-particle":"","parse-names":false,"suffix":""},{"dropping-particle":"","family":"Pirrung","given":"Meg","non-dropping-particle":"","parse-names":false,"suffix":""},{"dropping-particle":"","family":"Reeder","given":"Jens","non-dropping-particle":"","parse-names":false,"suffix":""},{"dropping-particle":"","family":"Sevinsky","given":"Joel R","non-dropping-particle":"","parse-names":false,"suffix":""},{"dropping-particle":"","family":"Turnbaugh","given":"Peter J","non-dropping-particle":"","parse-names":false,"suffix":""},{"dropping-particle":"","family":"Walters","given":"William A","non-dropping-particle":"","parse-names":false,"suffix":""},{"dropping-particle":"","family":"Widmann","given":"Jeremy","non-dropping-particle":"","parse-names":false,"suffix":""},{"dropping-particle":"","family":"Yatsunenko","given":"Tanya","non-dropping-particle":"","parse-names":false,"suffix":""},{"dropping-particle":"","family":"Zaneveld","given":"Jesse","non-dropping-particle":"","parse-names":false,"suffix":""},{"dropping-particle":"","family":"Knight","given":"Rob","non-dropping-particle":"","parse-names":false,"suffix":""}],"container-title":"Nature Methods","id":"ITEM-1","issue":"5","issued":{"date-parts":[["2010"]]},"page":"335-336","publisher":"Springer Nature","title":"QIIME allows analysis of high-throughput community sequencing data","type":"article-journal","volume":"7"},"uris":["http://www.mendeley.com/documents/?uuid=bf77c4f5-8846-4c57-9b27-d91dafd4ffb6"]},{"id":"ITEM-2","itemData":{"DOI":"10.1002/9780471729259.mc01e05s27","ISBN":"9780471729259","author":[{"dropping-particle":"","family":"Kuczynski","given":"Justin","non-dropping-particle":"","parse-names":false,"suffix":""},{"dropping-particle":"","family":"Stombaugh","given":"Jesse","non-dropping-particle":"","parse-names":false,"suffix":""},{"dropping-particle":"","family":"Walters","given":"William Anton","non-dropping-particle":"","parse-names":false,"suffix":""},{"dropping-particle":"","family":"González","given":"Antonio","non-dropping-particle":"","parse-names":false,"suffix":""},{"dropping-particle":"","family":"Caporaso","given":"J Gregory","non-dropping-particle":"","parse-names":false,"suffix":""},{"dropping-particle":"","family":"Knight","given":"Rob","non-dropping-particle":"","parse-names":false,"suffix":""}],"container-title":"Current Protocols in Microbiology","id":"ITEM-2","issued":{"date-parts":[["2012"]]},"page":"1E.5.1-1E.5.20","publisher":"John Wiley &amp; Sons, Inc.","title":"Using QIIME to Analyze 16S rRNA Gene Sequences from Microbial Communities","type":"chapter"},"uris":["http://www.mendeley.com/documents/?uuid=32e5a397-0194-49ff-89aa-6e71e5811e0f"]}],"mendeley":{"formattedCitation":"(Caporaso et al., 2010; Kuczynski et al., 2012)","plainTextFormattedCitation":"(Caporaso et al., 2010; Kuczynski et al., 2012)","previouslyFormattedCitation":"(Caporaso et al., 2010; Kuczynski et al., 2012)"},"properties":{"noteIndex":0},"schema":"https://github.com/citation-style-language/schema/raw/master/csl-citation.json"}</w:instrText>
      </w:r>
      <w:r>
        <w:rPr>
          <w:rFonts w:ascii="Times New Roman" w:hAnsi="Times New Roman" w:cs="Times New Roman"/>
          <w:sz w:val="24"/>
          <w:szCs w:val="24"/>
        </w:rPr>
        <w:fldChar w:fldCharType="separate"/>
      </w:r>
      <w:r w:rsidRPr="00A55F17">
        <w:rPr>
          <w:rFonts w:ascii="Times New Roman" w:hAnsi="Times New Roman" w:cs="Times New Roman"/>
          <w:noProof/>
          <w:sz w:val="24"/>
          <w:szCs w:val="24"/>
        </w:rPr>
        <w:t>(Caporaso et al., 2010; Kuczynski et al., 2012)</w:t>
      </w:r>
      <w:r>
        <w:rPr>
          <w:rFonts w:ascii="Times New Roman" w:hAnsi="Times New Roman" w:cs="Times New Roman"/>
          <w:sz w:val="24"/>
          <w:szCs w:val="24"/>
        </w:rPr>
        <w:fldChar w:fldCharType="end"/>
      </w:r>
      <w:r>
        <w:rPr>
          <w:rFonts w:ascii="Times New Roman" w:hAnsi="Times New Roman" w:cs="Times New Roman"/>
          <w:sz w:val="24"/>
          <w:szCs w:val="24"/>
        </w:rPr>
        <w:t>. Before analyses, we curated the table by removing any reads</w:t>
      </w:r>
      <w:r w:rsidRPr="00D96744">
        <w:rPr>
          <w:rFonts w:ascii="Times New Roman" w:hAnsi="Times New Roman" w:cs="Times New Roman"/>
          <w:sz w:val="24"/>
          <w:szCs w:val="24"/>
        </w:rPr>
        <w:t xml:space="preserve"> unclassified at </w:t>
      </w:r>
      <w:r>
        <w:rPr>
          <w:rFonts w:ascii="Times New Roman" w:hAnsi="Times New Roman" w:cs="Times New Roman"/>
          <w:sz w:val="24"/>
          <w:szCs w:val="24"/>
        </w:rPr>
        <w:t xml:space="preserve">the </w:t>
      </w:r>
      <w:r w:rsidRPr="00D96744">
        <w:rPr>
          <w:rFonts w:ascii="Times New Roman" w:hAnsi="Times New Roman" w:cs="Times New Roman"/>
          <w:sz w:val="24"/>
          <w:szCs w:val="24"/>
        </w:rPr>
        <w:t xml:space="preserve">bacterial or archaeal </w:t>
      </w:r>
      <w:r>
        <w:rPr>
          <w:rFonts w:ascii="Times New Roman" w:hAnsi="Times New Roman" w:cs="Times New Roman"/>
          <w:sz w:val="24"/>
          <w:szCs w:val="24"/>
        </w:rPr>
        <w:t>domain level</w:t>
      </w:r>
      <w:r w:rsidR="00437E2F">
        <w:rPr>
          <w:rFonts w:ascii="Times New Roman" w:hAnsi="Times New Roman" w:cs="Times New Roman"/>
          <w:sz w:val="24"/>
          <w:szCs w:val="24"/>
        </w:rPr>
        <w:t>, and any reads assigned as Eukaryotes</w:t>
      </w:r>
      <w:r>
        <w:rPr>
          <w:rFonts w:ascii="Times New Roman" w:hAnsi="Times New Roman" w:cs="Times New Roman"/>
          <w:sz w:val="24"/>
          <w:szCs w:val="24"/>
        </w:rPr>
        <w:t xml:space="preserve">. </w:t>
      </w:r>
      <w:r w:rsidRPr="00EE4453">
        <w:rPr>
          <w:rFonts w:ascii="Times New Roman" w:hAnsi="Times New Roman" w:cs="Times New Roman"/>
          <w:sz w:val="24"/>
          <w:szCs w:val="24"/>
        </w:rPr>
        <w:t>Finally, samples with less than 1</w:t>
      </w:r>
      <w:r w:rsidR="008519A4">
        <w:rPr>
          <w:rFonts w:ascii="Times New Roman" w:hAnsi="Times New Roman" w:cs="Times New Roman"/>
          <w:sz w:val="24"/>
          <w:szCs w:val="24"/>
        </w:rPr>
        <w:t>,</w:t>
      </w:r>
      <w:r w:rsidR="000A14F5" w:rsidRPr="00EE4453">
        <w:rPr>
          <w:rFonts w:ascii="Times New Roman" w:hAnsi="Times New Roman" w:cs="Times New Roman"/>
          <w:sz w:val="24"/>
          <w:szCs w:val="24"/>
        </w:rPr>
        <w:t>000</w:t>
      </w:r>
      <w:r w:rsidRPr="00EE4453">
        <w:rPr>
          <w:rFonts w:ascii="Times New Roman" w:hAnsi="Times New Roman" w:cs="Times New Roman"/>
          <w:sz w:val="24"/>
          <w:szCs w:val="24"/>
        </w:rPr>
        <w:t xml:space="preserve"> reads per sample were removed from the table before analyses. We then summarized the filtered and curated ASV table to the family level, and all subsequent analyses were </w:t>
      </w:r>
      <w:r w:rsidR="008519A4">
        <w:rPr>
          <w:rFonts w:ascii="Times New Roman" w:hAnsi="Times New Roman" w:cs="Times New Roman"/>
          <w:sz w:val="24"/>
          <w:szCs w:val="24"/>
        </w:rPr>
        <w:t>performed</w:t>
      </w:r>
      <w:r w:rsidRPr="00EE4453">
        <w:rPr>
          <w:rFonts w:ascii="Times New Roman" w:hAnsi="Times New Roman" w:cs="Times New Roman"/>
          <w:sz w:val="24"/>
          <w:szCs w:val="24"/>
        </w:rPr>
        <w:t xml:space="preserve"> on this table.</w:t>
      </w:r>
    </w:p>
    <w:p w14:paraId="183ADA17" w14:textId="77BB8282" w:rsidR="00001B98" w:rsidRPr="00E14BE4" w:rsidRDefault="008B57CC" w:rsidP="00E14BE4">
      <w:pPr>
        <w:tabs>
          <w:tab w:val="left" w:pos="7359"/>
        </w:tabs>
        <w:spacing w:line="480" w:lineRule="auto"/>
        <w:ind w:firstLine="720"/>
        <w:outlineLvl w:val="0"/>
        <w:rPr>
          <w:rFonts w:ascii="Times New Roman" w:hAnsi="Times New Roman" w:cs="Times New Roman"/>
          <w:sz w:val="24"/>
          <w:szCs w:val="24"/>
        </w:rPr>
      </w:pPr>
      <w:r>
        <w:rPr>
          <w:rFonts w:ascii="Times New Roman" w:hAnsi="Times New Roman" w:cs="Times New Roman"/>
          <w:sz w:val="24"/>
          <w:szCs w:val="24"/>
        </w:rPr>
        <w:t>Briefly, we rarefied the family-level table to</w:t>
      </w:r>
      <w:r w:rsidR="008519A4">
        <w:rPr>
          <w:rFonts w:ascii="Times New Roman" w:hAnsi="Times New Roman" w:cs="Times New Roman"/>
          <w:sz w:val="24"/>
          <w:szCs w:val="24"/>
        </w:rPr>
        <w:t xml:space="preserve"> </w:t>
      </w:r>
      <w:r>
        <w:rPr>
          <w:rFonts w:ascii="Times New Roman" w:hAnsi="Times New Roman" w:cs="Times New Roman"/>
          <w:sz w:val="24"/>
          <w:szCs w:val="24"/>
        </w:rPr>
        <w:t>1</w:t>
      </w:r>
      <w:r w:rsidR="008519A4">
        <w:rPr>
          <w:rFonts w:ascii="Times New Roman" w:hAnsi="Times New Roman" w:cs="Times New Roman"/>
          <w:sz w:val="24"/>
          <w:szCs w:val="24"/>
        </w:rPr>
        <w:t>,</w:t>
      </w:r>
      <w:r w:rsidR="00760CF4">
        <w:rPr>
          <w:rFonts w:ascii="Times New Roman" w:hAnsi="Times New Roman" w:cs="Times New Roman"/>
          <w:sz w:val="24"/>
          <w:szCs w:val="24"/>
        </w:rPr>
        <w:t>110</w:t>
      </w:r>
      <w:r>
        <w:rPr>
          <w:rFonts w:ascii="Times New Roman" w:hAnsi="Times New Roman" w:cs="Times New Roman"/>
          <w:sz w:val="24"/>
          <w:szCs w:val="24"/>
        </w:rPr>
        <w:t xml:space="preserve"> reads per sample and replicated ten times across all samples. The rationale and justification for rarefying have been discussed </w:t>
      </w:r>
      <w:r w:rsidR="008519A4">
        <w:rPr>
          <w:rFonts w:ascii="Times New Roman" w:hAnsi="Times New Roman" w:cs="Times New Roman"/>
          <w:sz w:val="24"/>
          <w:szCs w:val="24"/>
        </w:rPr>
        <w:t>in prior studies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8A6AB2">
        <w:rPr>
          <w:rFonts w:ascii="Times New Roman" w:hAnsi="Times New Roman" w:cs="Times New Roman"/>
          <w:sz w:val="24"/>
          <w:szCs w:val="24"/>
        </w:rPr>
        <w:instrText>ADDIN CSL_CITATION {"citationItems":[{"id":"ITEM-1","itemData":{"DOI":"10.1186/s40168-017-0237-y","ISSN":"2049-2618","abstract":"Data from 16S ribosomal RNA (rRNA) amplicon sequencing present challenges to ecological and statistical interpretation. In particular, library sizes often vary over several ranges of magnitude, and the data contains many zeros. Although we are typically interested in comparing relative abundance of taxa in the ecosystem of two or more groups, we can only measure the taxon relative abundance in specimens obtained from the ecosystems. Because the comparison of taxon relative abundance in the specimen is not equivalent to the comparison of taxon relative abundance in the ecosystems, this presents a special challenge. Second, because the relative abundance of taxa in the specimen (as well as in the ecosystem) sum to 1, these are compositional data. Because the compositional data are constrained by the simplex (sum to 1) and are not unconstrained in the Euclidean space, many standard methods of analysis are not applicable. Here, we evaluate how these challenges impact the performance of existing normalization methods and differential abundance analyses.","author":[{"dropping-particle":"","family":"Weiss","given":"Sophie","non-dropping-particle":"","parse-names":false,"suffix":""},{"dropping-particle":"","family":"Xu","given":"Zhenjiang Zech","non-dropping-particle":"","parse-names":false,"suffix":""},{"dropping-particle":"","family":"Peddada","given":"Shyamal","non-dropping-particle":"","parse-names":false,"suffix":""},{"dropping-particle":"","family":"Amir","given":"Amnon","non-dropping-particle":"","parse-names":false,"suffix":""},{"dropping-particle":"","family":"Bittinger","given":"Kyle","non-dropping-particle":"","parse-names":false,"suffix":""},{"dropping-particle":"","family":"Gonzalez","given":"Antonio","non-dropping-particle":"","parse-names":false,"suffix":""},{"dropping-particle":"","family":"Lozupone","given":"Catherine","non-dropping-particle":"","parse-names":false,"suffix":""},{"dropping-particle":"","family":"Zaneveld","given":"Jesse R","non-dropping-particle":"","parse-names":false,"suffix":""},{"dropping-particle":"","family":"Vázquez-Baeza","given":"Yoshiki","non-dropping-particle":"","parse-names":false,"suffix":""},{"dropping-particle":"","family":"Birmingham","given":"Amanda","non-dropping-particle":"","parse-names":false,"suffix":""},{"dropping-particle":"","family":"Hyde","given":"Embriette R","non-dropping-particle":"","parse-names":false,"suffix":""},{"dropping-particle":"","family":"Knight","given":"Rob","non-dropping-particle":"","parse-names":false,"suffix":""}],"container-title":"Microbiome","id":"ITEM-1","issue":"1","issued":{"date-parts":[["2017"]]},"page":"27","title":"Normalization and microbial differential abundance strategies depend upon data characteristics","type":"article-journal","volume":"5"},"uris":["http://www.mendeley.com/documents/?uuid=8284c97e-4de0-40fb-8218-2109d0a26a39","http://www.mendeley.com/documents/?uuid=ed735487-6aba-4bd2-8cff-7df142b72319"]},{"id":"ITEM-2","itemData":{"DOI":"10.1038/s41598-021-01636-1","ISSN":"2045-2322","abstract":"Amplicon sequencing has revolutionized our ability to study DNA collected from environmental samples by providing a rapid and sensitive technique for microbial community analysis that eliminates the challenges associated with lab cultivation and taxonomic identification through microscopy. In water resources management, it can be especially useful to evaluate ecosystem shifts in response to natural and anthropogenic landscape disturbances to signal potential water quality concerns, such as the detection of toxic cyanobacteria or pathogenic bacteria. Amplicon sequencing data consist of discrete counts of sequence reads, the sum of which is the library size. Groups of samples typically have different library sizes that are not representative of biological variation; library size normalization is required to meaningfully compare diversity between them. Rarefaction is a widely used normalization technique that involves the random subsampling of sequences from the initial sample library to a selected normalized library size. This process is often dismissed as statistically invalid because subsampling effectively discards a portion of the observed sequences, yet it remains prevalent in practice and the suitability of rarefying, relative to many other normalization approaches, for diversity analysis has been argued. Here, repeated rarefying is proposed as a tool to normalize library sizes for diversity analyses. This enables (i) proportionate representation of all observed sequences and (ii) characterization of the random variation introduced to diversity analyses by rarefying to a smaller library size shared by all samples. While many deterministic data transformations are not tailored to produce equal library sizes, repeatedly rarefying reflects the probabilistic process by which amplicon sequencing data are obtained as a representation of the amplified source microbial community. Specifically, it evaluates which data might have been obtained if a particular sample’s library size had been smaller and allows graphical representation of the effects of this library size normalization process upon diversity analysis results.","author":[{"dropping-particle":"","family":"Cameron","given":"Ellen S","non-dropping-particle":"","parse-names":false,"suffix":""},{"dropping-particle":"","family":"Schmidt","given":"Philip J","non-dropping-particle":"","parse-names":false,"suffix":""},{"dropping-particle":"","family":"Tremblay","given":"Benjamin J.-M.","non-dropping-particle":"","parse-names":false,"suffix":""},{"dropping-particle":"","family":"Emelko","given":"Monica B","non-dropping-particle":"","parse-names":false,"suffix":""},{"dropping-particle":"","family":"Müller","given":"Kirsten M","non-dropping-particle":"","parse-names":false,"suffix":""}],"container-title":"Scientific Reports","id":"ITEM-2","issue":"1","issued":{"date-parts":[["2021"]]},"page":"22302","title":"Enhancing diversity analysis by repeatedly rarefying next generation sequencing data describing microbial communities","type":"article-journal","volume":"11"},"uris":["http://www.mendeley.com/documents/?uuid=33d02190-b5b6-49b2-a67a-f0e40c759479","http://www.mendeley.com/documents/?uuid=faf1da85-ef71-44ef-bb7c-e74d42e72445"]},{"id":"ITEM-3","itemData":{"DOI":"https://doi.org/10.1111/2041-210X.13115","ISSN":"2041-210X","abstract":"Abstract Microbiome sequencing data often need to be normalized due to differences in read depths, and recommendations for microbiome analyses generally warn against using proportions or rarefying to normalize data and instead advocate alternatives, such as upper quartile, CSS, edgeR-TMM, or DESeq-VS. Those recommendations are, however, based on studies that focused on differential abundance testing and variance standardization, rather than community-level comparisons (i.e., beta diversity). Also, standardizing the within-sample variance across samples may suppress differences in species evenness, potentially distorting community-level patterns. Furthermore, the recommended methods use log transformations, which we expect to exaggerate the importance of differences among rare OTUs, while suppressing the importance of differences among common OTUs. We tested these theoretical predictions via simulations and a real-world dataset. Proportions and rarefying produced more accurate comparisons among communities and were the only methods that fully normalized read depths across samples. Additionally, upper quartile, CSS, edgeR-TMM, and DESeq-VS often masked differences among communities when common OTUs differed, and they produced false positives when rare OTUs differed. Based on our simulations, normalizing via proportions may be superior to other commonly used methods for comparing ecological communities.","author":[{"dropping-particle":"","family":"McKnight","given":"Donald T","non-dropping-particle":"","parse-names":false,"suffix":""},{"dropping-particle":"","family":"Huerlimann","given":"Roger","non-dropping-particle":"","parse-names":false,"suffix":""},{"dropping-particle":"","family":"Bower","given":"Deborah S","non-dropping-particle":"","parse-names":false,"suffix":""},{"dropping-particle":"","family":"Schwarzkopf","given":"Lin","non-dropping-particle":"","parse-names":false,"suffix":""},{"dropping-particle":"","family":"Alford","given":"Ross A","non-dropping-particle":"","parse-names":false,"suffix":""},{"dropping-particle":"","family":"Zenger","given":"Kyall R","non-dropping-particle":"","parse-names":false,"suffix":""}],"container-title":"Methods in Ecology and Evolution","id":"ITEM-3","issue":"3","issued":{"date-parts":[["2019","3"]]},"page":"389-400","publisher":"John Wiley &amp; Sons, Ltd","title":"Methods for normalizing microbiome data: An ecological perspective","type":"article-journal","volume":"10"},"uris":["http://www.mendeley.com/documents/?uuid=5a19773d-49f8-42e1-b1e3-9a2c1b85a4af","http://www.mendeley.com/documents/?uuid=ceb9b320-9627-4abb-ba28-42cba352fedf"]}],"mendeley":{"formattedCitation":"(Weiss et al., 2017; McKnight et al., 2019; Cameron et al., 2021)","plainTextFormattedCitation":"(Weiss et al., 2017; McKnight et al., 2019; Cameron et al., 2021)","previouslyFormattedCitation":"(Weiss et al., 2017; McKnight et al., 2019; Cameron et al., 2021)"},"properties":{"noteIndex":0},"schema":"https://github.com/citation-style-language/schema/raw/master/csl-citation.json"}</w:instrText>
      </w:r>
      <w:r>
        <w:rPr>
          <w:rFonts w:ascii="Times New Roman" w:hAnsi="Times New Roman" w:cs="Times New Roman"/>
          <w:sz w:val="24"/>
          <w:szCs w:val="24"/>
        </w:rPr>
        <w:fldChar w:fldCharType="separate"/>
      </w:r>
      <w:r w:rsidR="006F5FF9" w:rsidRPr="006F5FF9">
        <w:rPr>
          <w:rFonts w:ascii="Times New Roman" w:hAnsi="Times New Roman" w:cs="Times New Roman"/>
          <w:noProof/>
          <w:sz w:val="24"/>
          <w:szCs w:val="24"/>
        </w:rPr>
        <w:t>(Weiss et al., 2017; McKnight et al., 2019; Cameron et al., 2021)</w:t>
      </w:r>
      <w:r>
        <w:rPr>
          <w:rFonts w:ascii="Times New Roman" w:hAnsi="Times New Roman" w:cs="Times New Roman"/>
          <w:sz w:val="24"/>
          <w:szCs w:val="24"/>
        </w:rPr>
        <w:fldChar w:fldCharType="end"/>
      </w:r>
      <w:r>
        <w:rPr>
          <w:rFonts w:ascii="Times New Roman" w:hAnsi="Times New Roman" w:cs="Times New Roman"/>
          <w:sz w:val="24"/>
          <w:szCs w:val="24"/>
        </w:rPr>
        <w:t>. For alpha diversity, the chao1</w:t>
      </w:r>
      <w:r w:rsidR="008519A4">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{"citationItems":[{"id":"ITEM-1","itemData":{"DOI":"10.1371/journal.pone.0057169","ISBN":"1932-6203 (Electronic) 1932-6203 (Linking)","ISSN":"19326203","PMID":"23437336","abstract":"Gut microbiota has diverse ecological and evolutionary effects on its hosts. However, the ways in which it responds to environmental heterogeneity and host physiology remain poorly understood. To this end, we surveyed intestinal microbiota of Holotrichia parallela larvae at different instars and from different geographic regions. Bacterial 16S rRNA gene clone libraries were constructed and clones were subsequently screened by DGGE and sequenced. Firmicutes and Proteobacteria were the major phyla, and bacteria belonging to Ruminococcaceae, Lachnospiraceae, Enterobacteriaceae, Desulfovibrionaceae and Rhodocyclaceae families were commonly found in all natural populations. However, bacterial diversity (Chao1 and Shannon indices) and community structure varied across host populations, and the observed variation can be explained by soil pH, organic carbon and total nitrogen, and the climate factors (e.g., mean annual temperature) of the locations where the populations were sampled. Furthermore, increases in the species richness and diversity of gut microbiota were observed during larval growth. Bacteroidetes comprised the dominant group in the first instar; however, Firmicutes composed the majority of the hindgut microbiota during the second and third instars. Our results suggest that the gut's bacterial community changes in response to environmental heterogeneity and host's physiology, possibly to meet the host's ecological needs or physiological demands.","author":[{"dropping-particle":"","family":"Huang","given":"Shengwei","non-dropping-particle":"","parse-names":false,"suffix":""},{"dropping-particle":"","family":"Zhang","given":"Hongyu","non-dropping-particle":"","parse-names":false,"suffix":""}],"container-title":"PLoS ONE","id":"ITEM-1","issue":"2","issued":{"date-parts":[["2013"]]},"title":"The Impact of Environmental Heterogeneity and Life Stage on the Hindgut Microbiota of Holotrichia parallela Larvae (Coleoptera: Scarabaeidae)","type":"article-journal","volume":"8"},"uris":["http://www.mendeley.com/documents/?uuid=224eaa81-c017-4467-9237-44ea586164e7"]}],"mendeley":{"formattedCitation":"(Huang and Zhang, 2013)","plainTextFormattedCitation":"(Huang and Zhang, 2013)","previouslyFormattedCitation":"(Huang and Zhang, 2013)"},"properties":{"noteIndex":0},"schema":"https://github.com/citation-style-language/schema/raw/master/csl-citation.json"}</w:instrText>
      </w:r>
      <w:r>
        <w:rPr>
          <w:rFonts w:ascii="Times New Roman" w:hAnsi="Times New Roman" w:cs="Times New Roman"/>
          <w:sz w:val="24"/>
          <w:szCs w:val="24"/>
        </w:rPr>
        <w:fldChar w:fldCharType="separate"/>
      </w:r>
      <w:r w:rsidRPr="00A55F17">
        <w:rPr>
          <w:rFonts w:ascii="Times New Roman" w:hAnsi="Times New Roman" w:cs="Times New Roman"/>
          <w:noProof/>
          <w:sz w:val="24"/>
          <w:szCs w:val="24"/>
        </w:rPr>
        <w:t>(Huang and Zhang, 2013)</w:t>
      </w:r>
      <w:r>
        <w:rPr>
          <w:rFonts w:ascii="Times New Roman" w:hAnsi="Times New Roman" w:cs="Times New Roman"/>
          <w:sz w:val="24"/>
          <w:szCs w:val="24"/>
        </w:rPr>
        <w:fldChar w:fldCharType="end"/>
      </w:r>
      <w:r>
        <w:rPr>
          <w:rFonts w:ascii="Times New Roman" w:hAnsi="Times New Roman" w:cs="Times New Roman"/>
          <w:sz w:val="24"/>
          <w:szCs w:val="24"/>
        </w:rPr>
        <w:t>, Shannon</w:t>
      </w:r>
      <w:r w:rsidR="00B0161D">
        <w:rPr>
          <w:rFonts w:ascii="Times New Roman" w:hAnsi="Times New Roman" w:cs="Times New Roman"/>
          <w:sz w:val="24"/>
          <w:szCs w:val="24"/>
        </w:rPr>
        <w:t>'</w:t>
      </w:r>
      <w:r>
        <w:rPr>
          <w:rFonts w:ascii="Times New Roman" w:hAnsi="Times New Roman" w:cs="Times New Roman"/>
          <w:sz w:val="24"/>
          <w:szCs w:val="24"/>
        </w:rPr>
        <w:t>s evenness</w:t>
      </w:r>
      <w:r w:rsidR="008519A4">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{"citationItems":[{"id":"ITEM-1","itemData":{"DOI":"10.1016/S0006-3495(96)79210-X","ISBN":"0006-3495 (Print) 0006-3495 (Linking)","ISSN":"0018-9286","PMID":"8804598","abstract":"The fundamental problem of communication is that of reproducing at one point either exactly or approximately\\na message selected at another point. Frequently the messages have meaning; that is they refer\\nto or are correlated according to some system with certain physical or conceptual entities. These semantic\\naspects of communication are irrelevant to the engineering problem. The significant aspect is that the actual\\nmessage is one selected from a set of possible messages. The system must be designed to operate for each\\npossible selection, not just the one which will actually be chosen since this is unknown at the time of design.","author":[{"dropping-particle":"","family":"Shannon C.E","given":"","non-dropping-particle":"","parse-names":false,"suffix":""}],"container-title":"Bell System technical JOURNAL","id":"ITEM-1","issued":{"date-parts":[["1957"]]},"page":"379-423","title":"A Mathematical Theory of Communication","type":"article-journal","volume":"27"},"uris":["http://www.mendeley.com/documents/?uuid=a49589ae-91de-4d54-85a7-74251b1bea10"]}],"mendeley":{"formattedCitation":"(Shannon C.E, 1957)","plainTextFormattedCitation":"(Shannon C.E, 1957)","previouslyFormattedCitation":"(Shannon C.E, 1957)"},"properties":{"noteIndex":0},"schema":"https://github.com/citation-style-language/schema/raw/master/csl-citation.json"}</w:instrText>
      </w:r>
      <w:r>
        <w:rPr>
          <w:rFonts w:ascii="Times New Roman" w:hAnsi="Times New Roman" w:cs="Times New Roman"/>
          <w:sz w:val="24"/>
          <w:szCs w:val="24"/>
        </w:rPr>
        <w:fldChar w:fldCharType="separate"/>
      </w:r>
      <w:r w:rsidRPr="00A55F17">
        <w:rPr>
          <w:rFonts w:ascii="Times New Roman" w:hAnsi="Times New Roman" w:cs="Times New Roman"/>
          <w:noProof/>
          <w:sz w:val="24"/>
          <w:szCs w:val="24"/>
        </w:rPr>
        <w:t>(Shannon C.E, 1957)</w:t>
      </w:r>
      <w:r>
        <w:rPr>
          <w:rFonts w:ascii="Times New Roman" w:hAnsi="Times New Roman" w:cs="Times New Roman"/>
          <w:sz w:val="24"/>
          <w:szCs w:val="24"/>
        </w:rPr>
        <w:fldChar w:fldCharType="end"/>
      </w:r>
      <w:r>
        <w:rPr>
          <w:rFonts w:ascii="Times New Roman" w:hAnsi="Times New Roman" w:cs="Times New Roman"/>
          <w:sz w:val="24"/>
          <w:szCs w:val="24"/>
        </w:rPr>
        <w:t xml:space="preserve">, and </w:t>
      </w:r>
      <w:proofErr w:type="spellStart"/>
      <w:r>
        <w:rPr>
          <w:rFonts w:ascii="Times New Roman" w:hAnsi="Times New Roman" w:cs="Times New Roman"/>
          <w:sz w:val="24"/>
          <w:szCs w:val="24"/>
        </w:rPr>
        <w:t>observed_</w:t>
      </w:r>
      <w:r w:rsidR="008519A4">
        <w:rPr>
          <w:rFonts w:ascii="Times New Roman" w:hAnsi="Times New Roman" w:cs="Times New Roman"/>
          <w:sz w:val="24"/>
          <w:szCs w:val="24"/>
        </w:rPr>
        <w:t>OTU</w:t>
      </w:r>
      <w:r>
        <w:rPr>
          <w:rFonts w:ascii="Times New Roman" w:hAnsi="Times New Roman" w:cs="Times New Roman"/>
          <w:sz w:val="24"/>
          <w:szCs w:val="24"/>
        </w:rPr>
        <w:t>s</w:t>
      </w:r>
      <w:proofErr w:type="spellEnd"/>
      <w:r>
        <w:rPr>
          <w:rFonts w:ascii="Times New Roman" w:hAnsi="Times New Roman" w:cs="Times New Roman"/>
          <w:sz w:val="24"/>
          <w:szCs w:val="24"/>
        </w:rPr>
        <w:t xml:space="preserve"> </w:t>
      </w:r>
      <w:r w:rsidR="00082058">
        <w:rPr>
          <w:rFonts w:ascii="Times New Roman" w:hAnsi="Times New Roman" w:cs="Times New Roman"/>
          <w:sz w:val="24"/>
          <w:szCs w:val="24"/>
        </w:rPr>
        <w:t xml:space="preserve">indices </w:t>
      </w:r>
      <w:r>
        <w:rPr>
          <w:rFonts w:ascii="Times New Roman" w:hAnsi="Times New Roman" w:cs="Times New Roman"/>
          <w:sz w:val="24"/>
          <w:szCs w:val="24"/>
        </w:rPr>
        <w:t xml:space="preserve">were calculated in QIIME, and significant differences among categorical groupings determined via non-parametric Wilcoxon tests in JMP Pro 15 (S.A.S., Cary, NC, USA). We generated the Bray-Curtis dissimilarity distance matrix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{"citationItems":[{"id":"ITEM-1","itemData":{"DOI":"10.2307/1942268","ISSN":"0012-9615","author":[{"dropping-particle":"","family":"Bray","given":"J Roger","non-dropping-particle":"","parse-names":false,"suffix":""},{"dropping-particle":"","family":"Curtis","given":"J T","non-dropping-particle":"","parse-names":false,"suffix":""}],"container-title":"Ecological Monographs","id":"ITEM-1","issue":"4","issued":{"date-parts":[["1957"]]},"page":"325-349","publisher":"Wiley-Blackwell","title":"An Ordination of the Upland Forest Communities of Southern Wisconsin","type":"article-journal","volume":"27"},"uris":["http://www.mendeley.com/documents/?uuid=7a6f732f-0fc3-42ca-b98d-71df3033b424"]}],"mendeley":{"formattedCitation":"(Bray and Curtis, 1957)","plainTextFormattedCitation":"(Bray and Curtis, 1957)","previouslyFormattedCitation":"(Bray and Curtis, 1957)"},"properties":{"noteIndex":0},"schema":"https://github.com/citation-style-language/schema/raw/master/csl-citation.json"}</w:instrText>
      </w:r>
      <w:r>
        <w:rPr>
          <w:rFonts w:ascii="Times New Roman" w:hAnsi="Times New Roman" w:cs="Times New Roman"/>
          <w:sz w:val="24"/>
          <w:szCs w:val="24"/>
        </w:rPr>
        <w:fldChar w:fldCharType="separate"/>
      </w:r>
      <w:r w:rsidRPr="00A55F17">
        <w:rPr>
          <w:rFonts w:ascii="Times New Roman" w:hAnsi="Times New Roman" w:cs="Times New Roman"/>
          <w:noProof/>
          <w:sz w:val="24"/>
          <w:szCs w:val="24"/>
        </w:rPr>
        <w:t>(Bray and Curtis, 1957)</w:t>
      </w:r>
      <w:r>
        <w:rPr>
          <w:rFonts w:ascii="Times New Roman" w:hAnsi="Times New Roman" w:cs="Times New Roman"/>
          <w:sz w:val="24"/>
          <w:szCs w:val="24"/>
        </w:rPr>
        <w:fldChar w:fldCharType="end"/>
      </w:r>
      <w:r>
        <w:rPr>
          <w:rFonts w:ascii="Times New Roman" w:hAnsi="Times New Roman" w:cs="Times New Roman"/>
          <w:sz w:val="24"/>
          <w:szCs w:val="24"/>
        </w:rPr>
        <w:t xml:space="preserve"> using the 1</w:t>
      </w:r>
      <w:r w:rsidR="008519A4">
        <w:rPr>
          <w:rFonts w:ascii="Times New Roman" w:hAnsi="Times New Roman" w:cs="Times New Roman"/>
          <w:sz w:val="24"/>
          <w:szCs w:val="24"/>
        </w:rPr>
        <w:t>,</w:t>
      </w:r>
      <w:r w:rsidR="00760CF4">
        <w:rPr>
          <w:rFonts w:ascii="Times New Roman" w:hAnsi="Times New Roman" w:cs="Times New Roman"/>
          <w:sz w:val="24"/>
          <w:szCs w:val="24"/>
        </w:rPr>
        <w:t>11</w:t>
      </w:r>
      <w:r w:rsidR="006E71E6">
        <w:rPr>
          <w:rFonts w:ascii="Times New Roman" w:hAnsi="Times New Roman" w:cs="Times New Roman"/>
          <w:sz w:val="24"/>
          <w:szCs w:val="24"/>
        </w:rPr>
        <w:t>0</w:t>
      </w:r>
      <w:r>
        <w:rPr>
          <w:rFonts w:ascii="Times New Roman" w:hAnsi="Times New Roman" w:cs="Times New Roman"/>
          <w:sz w:val="24"/>
          <w:szCs w:val="24"/>
        </w:rPr>
        <w:t>-rarefied table. The calculated distance matrix was used to calculate the n</w:t>
      </w:r>
      <w:r w:rsidRPr="00F72FF1">
        <w:rPr>
          <w:rFonts w:ascii="Times New Roman" w:hAnsi="Times New Roman" w:cs="Times New Roman"/>
          <w:sz w:val="24"/>
          <w:szCs w:val="24"/>
        </w:rPr>
        <w:t>on</w:t>
      </w:r>
      <w:r>
        <w:rPr>
          <w:rFonts w:ascii="Times New Roman" w:hAnsi="Times New Roman" w:cs="Times New Roman"/>
          <w:sz w:val="24"/>
          <w:szCs w:val="24"/>
        </w:rPr>
        <w:t>-</w:t>
      </w:r>
      <w:r w:rsidRPr="00F72FF1">
        <w:rPr>
          <w:rFonts w:ascii="Times New Roman" w:hAnsi="Times New Roman" w:cs="Times New Roman"/>
          <w:sz w:val="24"/>
          <w:szCs w:val="24"/>
        </w:rPr>
        <w:t>metric multidimensional scal</w:t>
      </w:r>
      <w:r>
        <w:rPr>
          <w:rFonts w:ascii="Times New Roman" w:hAnsi="Times New Roman" w:cs="Times New Roman"/>
          <w:sz w:val="24"/>
          <w:szCs w:val="24"/>
        </w:rPr>
        <w:t>es (NMDS) in QIIME. The NMDS scales are used to visualize categorical sample groupings that differ in microbiome composition following a test of</w:t>
      </w:r>
      <w:r w:rsidRPr="00F72FF1">
        <w:rPr>
          <w:rFonts w:ascii="Times New Roman" w:hAnsi="Times New Roman" w:cs="Times New Roman"/>
          <w:sz w:val="24"/>
          <w:szCs w:val="24"/>
        </w:rPr>
        <w:t xml:space="preserve"> differences </w:t>
      </w:r>
      <w:r>
        <w:rPr>
          <w:rFonts w:ascii="Times New Roman" w:hAnsi="Times New Roman" w:cs="Times New Roman"/>
          <w:sz w:val="24"/>
          <w:szCs w:val="24"/>
        </w:rPr>
        <w:t>among</w:t>
      </w:r>
      <w:r w:rsidRPr="00F72FF1">
        <w:rPr>
          <w:rFonts w:ascii="Times New Roman" w:hAnsi="Times New Roman" w:cs="Times New Roman"/>
          <w:sz w:val="24"/>
          <w:szCs w:val="24"/>
        </w:rPr>
        <w:t xml:space="preserve"> </w:t>
      </w:r>
      <w:r>
        <w:rPr>
          <w:rFonts w:ascii="Times New Roman" w:hAnsi="Times New Roman" w:cs="Times New Roman"/>
          <w:sz w:val="24"/>
          <w:szCs w:val="24"/>
        </w:rPr>
        <w:t>these categorical groupings</w:t>
      </w:r>
      <w:r w:rsidRPr="00F72FF1">
        <w:rPr>
          <w:rFonts w:ascii="Times New Roman" w:hAnsi="Times New Roman" w:cs="Times New Roman"/>
          <w:sz w:val="24"/>
          <w:szCs w:val="24"/>
        </w:rPr>
        <w:t xml:space="preserve"> </w:t>
      </w:r>
      <w:r>
        <w:rPr>
          <w:rFonts w:ascii="Times New Roman" w:hAnsi="Times New Roman" w:cs="Times New Roman"/>
          <w:sz w:val="24"/>
          <w:szCs w:val="24"/>
        </w:rPr>
        <w:t xml:space="preserve">via </w:t>
      </w:r>
      <w:r w:rsidRPr="00F72FF1">
        <w:rPr>
          <w:rFonts w:ascii="Times New Roman" w:hAnsi="Times New Roman" w:cs="Times New Roman"/>
          <w:sz w:val="24"/>
          <w:szCs w:val="24"/>
        </w:rPr>
        <w:t>permutation</w:t>
      </w:r>
      <w:r>
        <w:rPr>
          <w:rFonts w:ascii="Times New Roman" w:hAnsi="Times New Roman" w:cs="Times New Roman"/>
          <w:sz w:val="24"/>
          <w:szCs w:val="24"/>
        </w:rPr>
        <w:t>al</w:t>
      </w:r>
      <w:r w:rsidRPr="00F72FF1">
        <w:rPr>
          <w:rFonts w:ascii="Times New Roman" w:hAnsi="Times New Roman" w:cs="Times New Roman"/>
          <w:sz w:val="24"/>
          <w:szCs w:val="24"/>
        </w:rPr>
        <w:t xml:space="preserve"> multivariate analysis of variance (PERMANOVA)</w:t>
      </w:r>
      <w:r w:rsidR="00D10E38">
        <w:rPr>
          <w:rFonts w:ascii="Times New Roman" w:hAnsi="Times New Roman" w:cs="Times New Roman"/>
          <w:sz w:val="24"/>
          <w:szCs w:val="24"/>
        </w:rPr>
        <w:t xml:space="preserve"> </w:t>
      </w:r>
      <w:r w:rsidR="00744321">
        <w:rPr>
          <w:rFonts w:ascii="Times New Roman" w:hAnsi="Times New Roman" w:cs="Times New Roman"/>
          <w:sz w:val="24"/>
          <w:szCs w:val="24"/>
        </w:rPr>
        <w:fldChar w:fldCharType="begin" w:fldLock="1"/>
      </w:r>
      <w:r w:rsidR="00744321">
        <w:rPr>
          <w:rFonts w:ascii="Times New Roman" w:hAnsi="Times New Roman" w:cs="Times New Roman"/>
          <w:sz w:val="24"/>
          <w:szCs w:val="24"/>
        </w:rPr>
        <w:instrText>ADDIN CSL_CITATION {"citationItems":[{"id":"ITEM-1","itemData":{"DOI":"doi:10.1002/9781118445112.stat07841","ISBN":"9781118445112","abstract":"Abstract Permutational multivariate analysis of variance (PERMANOVA) is a geometric partitioning of variation across a multivariate data cloud, defined explicitly in the space of a chosen dissimilarity measure, in response to one or more factors in an analysis of variance design. Statistical inferences are made in a distribution-free setting using permutational algorithms. The PERMANOVA framework is readily extended to accommodate random effects, hierarchical models, mixed models, quantitative covariates, repeated measures, unbalanced and/or asymmetrical designs, and, most recently, heterogeneous dispersions among groups. Plots to accompany PERMANOVA models include ordinations of either fitted or residualized distance matrices, including multivariate analogues to main effects and interaction plots, to visualize results.","author":[{"dropping-particle":"","family":"Anderson","given":"Marti J","non-dropping-particle":"","parse-names":false,"suffix":""}],"collection-title":"Major Reference Works","container-title":"Wiley StatsRef: Statistics Reference Online","id":"ITEM-1","issued":{"date-parts":[["2017","11","15"]]},"note":"doi:10.1002/9781118445112.stat07841","title":"Permutational Multivariate Analysis of Variance (PERMANOVA)","type":"article"},"uris":["http://www.mendeley.com/documents/?uuid=35c48615-961a-4068-a527-b3858914db4e"]}],"mendeley":{"formattedCitation":"(Anderson, 2017)","plainTextFormattedCitation":"(Anderson, 2017)","previouslyFormattedCitation":"(Anderson, 2017)"},"properties":{"noteIndex":0},"schema":"https://github.com/citation-style-language/schema/raw/master/csl-citation.json"}</w:instrText>
      </w:r>
      <w:r w:rsidR="00744321">
        <w:rPr>
          <w:rFonts w:ascii="Times New Roman" w:hAnsi="Times New Roman" w:cs="Times New Roman"/>
          <w:sz w:val="24"/>
          <w:szCs w:val="24"/>
        </w:rPr>
        <w:fldChar w:fldCharType="separate"/>
      </w:r>
      <w:r w:rsidR="00744321" w:rsidRPr="00744321">
        <w:rPr>
          <w:rFonts w:ascii="Times New Roman" w:hAnsi="Times New Roman" w:cs="Times New Roman"/>
          <w:noProof/>
          <w:sz w:val="24"/>
          <w:szCs w:val="24"/>
        </w:rPr>
        <w:t>(Anderson, 2017)</w:t>
      </w:r>
      <w:r w:rsidR="00744321">
        <w:rPr>
          <w:rFonts w:ascii="Times New Roman" w:hAnsi="Times New Roman" w:cs="Times New Roman"/>
          <w:sz w:val="24"/>
          <w:szCs w:val="24"/>
        </w:rPr>
        <w:fldChar w:fldCharType="end"/>
      </w:r>
      <w:r w:rsidR="00744321">
        <w:rPr>
          <w:rFonts w:ascii="Times New Roman" w:hAnsi="Times New Roman" w:cs="Times New Roman"/>
          <w:sz w:val="24"/>
          <w:szCs w:val="24"/>
        </w:rPr>
        <w:t xml:space="preserve"> </w:t>
      </w:r>
      <w:r>
        <w:rPr>
          <w:rFonts w:ascii="Times New Roman" w:hAnsi="Times New Roman" w:cs="Times New Roman"/>
          <w:sz w:val="24"/>
          <w:szCs w:val="24"/>
        </w:rPr>
        <w:t>in QIIME using the compare_categories.py command.</w:t>
      </w:r>
    </w:p>
    <w:p w14:paraId="10591933" w14:textId="56F88CB5" w:rsidR="00B15095" w:rsidRPr="00224C21" w:rsidRDefault="00E1078E" w:rsidP="00B15095">
      <w:pPr>
        <w:tabs>
          <w:tab w:val="left" w:pos="7359"/>
        </w:tabs>
        <w:spacing w:line="480" w:lineRule="auto"/>
        <w:outlineLvl w:val="0"/>
        <w:rPr>
          <w:rFonts w:ascii="Times New Roman" w:hAnsi="Times New Roman" w:cs="Times New Roman"/>
          <w:i/>
          <w:iCs/>
          <w:sz w:val="24"/>
          <w:szCs w:val="24"/>
        </w:rPr>
      </w:pPr>
      <w:r w:rsidRPr="00224C21">
        <w:rPr>
          <w:rFonts w:ascii="Times New Roman" w:hAnsi="Times New Roman" w:cs="Times New Roman"/>
          <w:i/>
          <w:iCs/>
          <w:sz w:val="24"/>
          <w:szCs w:val="24"/>
        </w:rPr>
        <w:t>Modelling</w:t>
      </w:r>
      <w:r w:rsidR="00B15095" w:rsidRPr="00224C21">
        <w:rPr>
          <w:rFonts w:ascii="Times New Roman" w:hAnsi="Times New Roman" w:cs="Times New Roman"/>
          <w:i/>
          <w:iCs/>
          <w:sz w:val="24"/>
          <w:szCs w:val="24"/>
        </w:rPr>
        <w:t xml:space="preserve"> of factors and microbiome composition</w:t>
      </w:r>
    </w:p>
    <w:p w14:paraId="4978199C" w14:textId="711FA4F2" w:rsidR="00AC5FCB" w:rsidRDefault="00E1078E" w:rsidP="009D3882">
      <w:pPr>
        <w:spacing w:line="480" w:lineRule="auto"/>
        <w:ind w:firstLine="720"/>
        <w:rPr>
          <w:ins w:id="83" w:author="Wesner, Jeff S [2]" w:date="2022-08-16T10:22:00Z"/>
          <w:rFonts w:ascii="Times New Roman" w:hAnsi="Times New Roman" w:cs="Times New Roman"/>
          <w:sz w:val="24"/>
          <w:szCs w:val="24"/>
        </w:rPr>
      </w:pPr>
      <w:r w:rsidRPr="00224C21">
        <w:rPr>
          <w:rFonts w:ascii="Times New Roman" w:hAnsi="Times New Roman" w:cs="Times New Roman"/>
          <w:sz w:val="24"/>
          <w:szCs w:val="24"/>
        </w:rPr>
        <w:lastRenderedPageBreak/>
        <w:t>We compared the influence of freshwater insect taxonomy (orders, family, and genus), functional feeding groups, and NEON sites on beta diversity</w:t>
      </w:r>
      <w:del w:id="84" w:author="Wesner, Jeff S [2]" w:date="2022-08-16T09:49:00Z">
        <w:r w:rsidRPr="00224C21" w:rsidDel="00740667">
          <w:rPr>
            <w:rFonts w:ascii="Times New Roman" w:hAnsi="Times New Roman" w:cs="Times New Roman"/>
            <w:sz w:val="24"/>
            <w:szCs w:val="24"/>
          </w:rPr>
          <w:delText xml:space="preserve"> measures</w:delText>
        </w:r>
      </w:del>
      <w:r w:rsidRPr="00224C21">
        <w:rPr>
          <w:rFonts w:ascii="Times New Roman" w:hAnsi="Times New Roman" w:cs="Times New Roman"/>
          <w:sz w:val="24"/>
          <w:szCs w:val="24"/>
        </w:rPr>
        <w:t xml:space="preserve"> of associated gut microbiomes. To do this, we used intercept-only random effects models with the response variable (Bray-Curtis distance) as a measure of diversity</w:t>
      </w:r>
      <w:ins w:id="85" w:author="Wesner, Jeff S [2]" w:date="2022-08-16T10:36:00Z">
        <w:r w:rsidR="00AC5FCB">
          <w:rPr>
            <w:rFonts w:ascii="Times New Roman" w:hAnsi="Times New Roman" w:cs="Times New Roman"/>
            <w:sz w:val="24"/>
            <w:szCs w:val="24"/>
          </w:rPr>
          <w:t xml:space="preserve"> and a Beta likelihood with a logit link</w:t>
        </w:r>
      </w:ins>
      <w:r w:rsidRPr="00224C21">
        <w:rPr>
          <w:rFonts w:ascii="Times New Roman" w:hAnsi="Times New Roman" w:cs="Times New Roman"/>
          <w:sz w:val="24"/>
          <w:szCs w:val="24"/>
        </w:rPr>
        <w:t>. Each model contained an intercept and three varying intercepts (insect order, functional feeding group, and NEON site)</w:t>
      </w:r>
      <w:ins w:id="86" w:author="Wesner, Jeff S [2]" w:date="2022-08-16T09:26:00Z">
        <w:r w:rsidR="008111B0">
          <w:rPr>
            <w:rFonts w:ascii="Times New Roman" w:hAnsi="Times New Roman" w:cs="Times New Roman"/>
            <w:sz w:val="24"/>
            <w:szCs w:val="24"/>
          </w:rPr>
          <w:t>, also known as random effects</w:t>
        </w:r>
      </w:ins>
      <w:ins w:id="87" w:author="Wesner, Jeff S [2]" w:date="2022-08-16T09:49:00Z">
        <w:r w:rsidR="0034426A">
          <w:rPr>
            <w:rFonts w:ascii="Times New Roman" w:hAnsi="Times New Roman" w:cs="Times New Roman"/>
            <w:sz w:val="24"/>
            <w:szCs w:val="24"/>
          </w:rPr>
          <w:t xml:space="preserve"> </w:t>
        </w:r>
      </w:ins>
      <w:ins w:id="88" w:author="Wesner, Jeff S [2]" w:date="2022-08-16T09:50:00Z">
        <w:r w:rsidR="0034426A">
          <w:rPr>
            <w:rFonts w:ascii="Times New Roman" w:hAnsi="Times New Roman" w:cs="Times New Roman"/>
            <w:sz w:val="24"/>
            <w:szCs w:val="24"/>
          </w:rPr>
          <w:t>(</w:t>
        </w:r>
        <w:proofErr w:type="spellStart"/>
        <w:r w:rsidR="0034426A">
          <w:rPr>
            <w:rFonts w:ascii="Times New Roman" w:hAnsi="Times New Roman" w:cs="Times New Roman"/>
            <w:sz w:val="24"/>
            <w:szCs w:val="24"/>
          </w:rPr>
          <w:t>McElreath</w:t>
        </w:r>
        <w:proofErr w:type="spellEnd"/>
        <w:r w:rsidR="0034426A">
          <w:rPr>
            <w:rFonts w:ascii="Times New Roman" w:hAnsi="Times New Roman" w:cs="Times New Roman"/>
            <w:sz w:val="24"/>
            <w:szCs w:val="24"/>
          </w:rPr>
          <w:t xml:space="preserve"> 2020)</w:t>
        </w:r>
      </w:ins>
      <w:r w:rsidRPr="00224C21">
        <w:rPr>
          <w:rFonts w:ascii="Times New Roman" w:hAnsi="Times New Roman" w:cs="Times New Roman"/>
          <w:sz w:val="24"/>
          <w:szCs w:val="24"/>
        </w:rPr>
        <w:t>.</w:t>
      </w:r>
      <w:ins w:id="89" w:author="Wesner, Jeff S [2]" w:date="2022-08-16T10:22:00Z">
        <w:r w:rsidR="00F753C6">
          <w:rPr>
            <w:rFonts w:ascii="Times New Roman" w:hAnsi="Times New Roman" w:cs="Times New Roman"/>
            <w:sz w:val="24"/>
            <w:szCs w:val="24"/>
          </w:rPr>
          <w:t xml:space="preserve"> The structure of the model is as follows:</w:t>
        </w:r>
      </w:ins>
    </w:p>
    <w:p w14:paraId="096B77A6" w14:textId="0A4F5323" w:rsidR="00E1078E" w:rsidRPr="00B47DED" w:rsidRDefault="00B47DED" w:rsidP="00F753C6">
      <w:pPr>
        <w:spacing w:line="480" w:lineRule="auto"/>
        <w:ind w:firstLine="720"/>
        <w:jc w:val="center"/>
        <w:rPr>
          <w:ins w:id="90" w:author="Wesner, Jeff S [2]" w:date="2022-08-16T12:27:00Z"/>
          <w:rFonts w:ascii="Times New Roman" w:eastAsiaTheme="minorEastAsia" w:hAnsi="Times New Roman" w:cs="Times New Roman"/>
          <w:sz w:val="24"/>
          <w:szCs w:val="24"/>
          <w:rPrChange w:id="91" w:author="Wesner, Jeff S [2]" w:date="2022-08-16T12:27:00Z">
            <w:rPr>
              <w:ins w:id="92" w:author="Wesner, Jeff S [2]" w:date="2022-08-16T12:27:00Z"/>
              <w:rFonts w:ascii="Cambria Math" w:hAnsi="Cambria Math" w:cs="Times New Roman"/>
              <w:i/>
              <w:sz w:val="24"/>
              <w:szCs w:val="24"/>
            </w:rPr>
          </w:rPrChange>
        </w:rPr>
      </w:pPr>
      <m:oMathPara>
        <m:oMath>
          <m:sSub>
            <m:sSubPr>
              <m:ctrlPr>
                <w:ins w:id="93" w:author="Wesner, Jeff S [2]" w:date="2022-08-16T10:35:00Z">
                  <w:rPr>
                    <w:rFonts w:ascii="Cambria Math" w:hAnsi="Cambria Math" w:cs="Times New Roman"/>
                    <w:i/>
                    <w:sz w:val="24"/>
                    <w:szCs w:val="24"/>
                  </w:rPr>
                </w:ins>
              </m:ctrlPr>
            </m:sSubPr>
            <m:e>
              <m:r>
                <w:ins w:id="94" w:author="Wesner, Jeff S [2]" w:date="2022-08-16T10:35:00Z">
                  <w:rPr>
                    <w:rFonts w:ascii="Cambria Math" w:hAnsi="Cambria Math" w:cs="Times New Roman"/>
                    <w:sz w:val="24"/>
                    <w:szCs w:val="24"/>
                  </w:rPr>
                  <m:t>y</m:t>
                </w:ins>
              </m:r>
            </m:e>
            <m:sub>
              <m:r>
                <w:ins w:id="95" w:author="Wesner, Jeff S [2]" w:date="2022-08-16T10:35:00Z">
                  <w:rPr>
                    <w:rFonts w:ascii="Cambria Math" w:hAnsi="Cambria Math" w:cs="Times New Roman"/>
                    <w:sz w:val="24"/>
                    <w:szCs w:val="24"/>
                  </w:rPr>
                  <m:t>i</m:t>
                </w:ins>
              </m:r>
            </m:sub>
          </m:sSub>
          <m:r>
            <w:ins w:id="96" w:author="Wesner, Jeff S [2]" w:date="2022-08-16T10:35:00Z">
              <w:rPr>
                <w:rFonts w:ascii="Cambria Math" w:hAnsi="Cambria Math" w:cs="Times New Roman"/>
                <w:sz w:val="24"/>
                <w:szCs w:val="24"/>
              </w:rPr>
              <m:t>~</m:t>
            </w:ins>
          </m:r>
          <m:r>
            <w:ins w:id="97" w:author="Wesner, Jeff S [2]" w:date="2022-08-16T12:24:00Z">
              <w:rPr>
                <w:rFonts w:ascii="Cambria Math" w:hAnsi="Cambria Math" w:cs="Times New Roman"/>
                <w:sz w:val="24"/>
                <w:szCs w:val="24"/>
              </w:rPr>
              <m:t>Beta</m:t>
            </w:ins>
          </m:r>
          <m:d>
            <m:dPr>
              <m:ctrlPr>
                <w:ins w:id="98" w:author="Wesner, Jeff S [2]" w:date="2022-08-16T12:24:00Z">
                  <w:rPr>
                    <w:rFonts w:ascii="Cambria Math" w:hAnsi="Cambria Math" w:cs="Times New Roman"/>
                    <w:i/>
                    <w:sz w:val="24"/>
                    <w:szCs w:val="24"/>
                  </w:rPr>
                </w:ins>
              </m:ctrlPr>
            </m:dPr>
            <m:e>
              <m:r>
                <w:ins w:id="99" w:author="Wesner, Jeff S [2]" w:date="2022-08-16T12:24:00Z">
                  <w:rPr>
                    <w:rFonts w:ascii="Cambria Math" w:hAnsi="Cambria Math" w:cs="Times New Roman"/>
                    <w:sz w:val="24"/>
                    <w:szCs w:val="24"/>
                  </w:rPr>
                  <m:t xml:space="preserve">μ∙φ, </m:t>
                </w:ins>
              </m:r>
              <m:d>
                <m:dPr>
                  <m:ctrlPr>
                    <w:ins w:id="100" w:author="Wesner, Jeff S [2]" w:date="2022-08-16T12:26:00Z">
                      <w:rPr>
                        <w:rFonts w:ascii="Cambria Math" w:hAnsi="Cambria Math" w:cs="Times New Roman"/>
                        <w:i/>
                        <w:sz w:val="24"/>
                        <w:szCs w:val="24"/>
                      </w:rPr>
                    </w:ins>
                  </m:ctrlPr>
                </m:dPr>
                <m:e>
                  <m:r>
                    <w:ins w:id="101" w:author="Wesner, Jeff S [2]" w:date="2022-08-16T12:26:00Z">
                      <w:rPr>
                        <w:rFonts w:ascii="Cambria Math" w:hAnsi="Cambria Math" w:cs="Times New Roman"/>
                        <w:sz w:val="24"/>
                        <w:szCs w:val="24"/>
                      </w:rPr>
                      <m:t>1-μ</m:t>
                    </w:ins>
                  </m:r>
                </m:e>
              </m:d>
              <m:r>
                <w:ins w:id="102" w:author="Wesner, Jeff S [2]" w:date="2022-08-16T12:27:00Z">
                  <w:rPr>
                    <w:rFonts w:ascii="Cambria Math" w:hAnsi="Cambria Math" w:cs="Times New Roman"/>
                    <w:sz w:val="24"/>
                    <w:szCs w:val="24"/>
                  </w:rPr>
                  <m:t>∙φ</m:t>
                </w:ins>
              </m:r>
            </m:e>
          </m:d>
        </m:oMath>
      </m:oMathPara>
    </w:p>
    <w:p w14:paraId="73997B94" w14:textId="6AC905FF" w:rsidR="00B47DED" w:rsidRPr="009D3882" w:rsidRDefault="00B47DED" w:rsidP="00B47DED">
      <w:pPr>
        <w:spacing w:line="480" w:lineRule="auto"/>
        <w:ind w:firstLine="720"/>
        <w:jc w:val="center"/>
        <w:rPr>
          <w:ins w:id="103" w:author="Wesner, Jeff S [2]" w:date="2022-08-16T12:38:00Z"/>
          <w:rFonts w:ascii="Times New Roman" w:eastAsiaTheme="minorEastAsia" w:hAnsi="Times New Roman" w:cs="Times New Roman"/>
          <w:sz w:val="24"/>
          <w:szCs w:val="24"/>
        </w:rPr>
      </w:pPr>
      <m:oMathPara>
        <m:oMath>
          <m:r>
            <w:ins w:id="104" w:author="Wesner, Jeff S [2]" w:date="2022-08-16T12:29:00Z">
              <w:rPr>
                <w:rFonts w:ascii="Cambria Math" w:eastAsiaTheme="minorEastAsia" w:hAnsi="Cambria Math" w:cs="Times New Roman"/>
                <w:sz w:val="24"/>
                <w:szCs w:val="24"/>
              </w:rPr>
              <m:t>logit</m:t>
            </w:ins>
          </m:r>
          <m:d>
            <m:dPr>
              <m:ctrlPr>
                <w:ins w:id="105" w:author="Wesner, Jeff S [2]" w:date="2022-08-16T12:29:00Z">
                  <w:rPr>
                    <w:rFonts w:ascii="Cambria Math" w:eastAsiaTheme="minorEastAsia" w:hAnsi="Cambria Math" w:cs="Times New Roman"/>
                    <w:i/>
                    <w:sz w:val="24"/>
                    <w:szCs w:val="24"/>
                  </w:rPr>
                </w:ins>
              </m:ctrlPr>
            </m:dPr>
            <m:e>
              <m:r>
                <w:ins w:id="106" w:author="Wesner, Jeff S [2]" w:date="2022-08-16T12:29:00Z">
                  <w:rPr>
                    <w:rFonts w:ascii="Cambria Math" w:eastAsiaTheme="minorEastAsia" w:hAnsi="Cambria Math" w:cs="Times New Roman"/>
                    <w:sz w:val="24"/>
                    <w:szCs w:val="24"/>
                  </w:rPr>
                  <m:t>μ</m:t>
                </w:ins>
              </m:r>
            </m:e>
          </m:d>
          <m:r>
            <w:ins w:id="107" w:author="Wesner, Jeff S [2]" w:date="2022-08-16T12:29:00Z">
              <w:rPr>
                <w:rFonts w:ascii="Cambria Math" w:eastAsiaTheme="minorEastAsia" w:hAnsi="Cambria Math" w:cs="Times New Roman"/>
                <w:sz w:val="24"/>
                <w:szCs w:val="24"/>
              </w:rPr>
              <m:t xml:space="preserve">= α+ </m:t>
            </w:ins>
          </m:r>
          <m:sSub>
            <m:sSubPr>
              <m:ctrlPr>
                <w:ins w:id="108" w:author="Wesner, Jeff S [2]" w:date="2022-08-16T12:30:00Z">
                  <w:rPr>
                    <w:rFonts w:ascii="Cambria Math" w:eastAsiaTheme="minorEastAsia" w:hAnsi="Cambria Math" w:cs="Times New Roman"/>
                    <w:i/>
                    <w:sz w:val="24"/>
                    <w:szCs w:val="24"/>
                  </w:rPr>
                </w:ins>
              </m:ctrlPr>
            </m:sSubPr>
            <m:e>
              <m:r>
                <w:ins w:id="109" w:author="Wesner, Jeff S [2]" w:date="2022-08-16T12:30:00Z">
                  <w:rPr>
                    <w:rFonts w:ascii="Cambria Math" w:eastAsiaTheme="minorEastAsia" w:hAnsi="Cambria Math" w:cs="Times New Roman"/>
                    <w:sz w:val="24"/>
                    <w:szCs w:val="24"/>
                  </w:rPr>
                  <m:t>α</m:t>
                </w:ins>
              </m:r>
            </m:e>
            <m:sub>
              <m:r>
                <w:ins w:id="110" w:author="Wesner, Jeff S [2]" w:date="2022-08-16T12:31:00Z">
                  <w:rPr>
                    <w:rFonts w:ascii="Cambria Math" w:eastAsiaTheme="minorEastAsia" w:hAnsi="Cambria Math" w:cs="Times New Roman"/>
                    <w:sz w:val="24"/>
                    <w:szCs w:val="24"/>
                  </w:rPr>
                  <m:t>Family</m:t>
                </w:ins>
              </m:r>
            </m:sub>
          </m:sSub>
          <m:r>
            <w:ins w:id="111" w:author="Wesner, Jeff S [2]" w:date="2022-08-16T12:31:00Z">
              <w:rPr>
                <w:rFonts w:ascii="Cambria Math" w:eastAsiaTheme="minorEastAsia" w:hAnsi="Cambria Math" w:cs="Times New Roman"/>
                <w:sz w:val="24"/>
                <w:szCs w:val="24"/>
              </w:rPr>
              <m:t xml:space="preserve">+ </m:t>
            </w:ins>
          </m:r>
          <m:sSub>
            <m:sSubPr>
              <m:ctrlPr>
                <w:ins w:id="112" w:author="Wesner, Jeff S [2]" w:date="2022-08-16T12:31:00Z">
                  <w:rPr>
                    <w:rFonts w:ascii="Cambria Math" w:eastAsiaTheme="minorEastAsia" w:hAnsi="Cambria Math" w:cs="Times New Roman"/>
                    <w:i/>
                    <w:sz w:val="24"/>
                    <w:szCs w:val="24"/>
                  </w:rPr>
                </w:ins>
              </m:ctrlPr>
            </m:sSubPr>
            <m:e>
              <m:r>
                <w:ins w:id="113" w:author="Wesner, Jeff S [2]" w:date="2022-08-16T12:31:00Z">
                  <w:rPr>
                    <w:rFonts w:ascii="Cambria Math" w:eastAsiaTheme="minorEastAsia" w:hAnsi="Cambria Math" w:cs="Times New Roman"/>
                    <w:sz w:val="24"/>
                    <w:szCs w:val="24"/>
                  </w:rPr>
                  <m:t>α</m:t>
                </w:ins>
              </m:r>
            </m:e>
            <m:sub>
              <m:r>
                <w:ins w:id="114" w:author="Wesner, Jeff S [2]" w:date="2022-08-16T12:31:00Z">
                  <w:rPr>
                    <w:rFonts w:ascii="Cambria Math" w:eastAsiaTheme="minorEastAsia" w:hAnsi="Cambria Math" w:cs="Times New Roman"/>
                    <w:sz w:val="24"/>
                    <w:szCs w:val="24"/>
                  </w:rPr>
                  <m:t>Genus</m:t>
                </w:ins>
              </m:r>
            </m:sub>
          </m:sSub>
          <m:r>
            <w:ins w:id="115" w:author="Wesner, Jeff S [2]" w:date="2022-08-16T12:31:00Z">
              <w:rPr>
                <w:rFonts w:ascii="Cambria Math" w:eastAsiaTheme="minorEastAsia" w:hAnsi="Cambria Math" w:cs="Times New Roman"/>
                <w:sz w:val="24"/>
                <w:szCs w:val="24"/>
              </w:rPr>
              <m:t xml:space="preserve">+ </m:t>
            </w:ins>
          </m:r>
          <m:sSub>
            <m:sSubPr>
              <m:ctrlPr>
                <w:ins w:id="116" w:author="Wesner, Jeff S [2]" w:date="2022-08-16T12:31:00Z">
                  <w:rPr>
                    <w:rFonts w:ascii="Cambria Math" w:eastAsiaTheme="minorEastAsia" w:hAnsi="Cambria Math" w:cs="Times New Roman"/>
                    <w:i/>
                    <w:sz w:val="24"/>
                    <w:szCs w:val="24"/>
                  </w:rPr>
                </w:ins>
              </m:ctrlPr>
            </m:sSubPr>
            <m:e>
              <m:r>
                <w:ins w:id="117" w:author="Wesner, Jeff S [2]" w:date="2022-08-16T12:31:00Z">
                  <w:rPr>
                    <w:rFonts w:ascii="Cambria Math" w:eastAsiaTheme="minorEastAsia" w:hAnsi="Cambria Math" w:cs="Times New Roman"/>
                    <w:sz w:val="24"/>
                    <w:szCs w:val="24"/>
                  </w:rPr>
                  <m:t>α</m:t>
                </w:ins>
              </m:r>
            </m:e>
            <m:sub>
              <m:r>
                <w:ins w:id="118" w:author="Wesner, Jeff S [2]" w:date="2022-08-16T12:31:00Z">
                  <w:rPr>
                    <w:rFonts w:ascii="Cambria Math" w:eastAsiaTheme="minorEastAsia" w:hAnsi="Cambria Math" w:cs="Times New Roman"/>
                    <w:sz w:val="24"/>
                    <w:szCs w:val="24"/>
                  </w:rPr>
                  <m:t>FFG</m:t>
                </w:ins>
              </m:r>
            </m:sub>
          </m:sSub>
          <m:r>
            <w:ins w:id="119" w:author="Wesner, Jeff S [2]" w:date="2022-08-16T12:31:00Z">
              <w:rPr>
                <w:rFonts w:ascii="Cambria Math" w:eastAsiaTheme="minorEastAsia" w:hAnsi="Cambria Math" w:cs="Times New Roman"/>
                <w:sz w:val="24"/>
                <w:szCs w:val="24"/>
              </w:rPr>
              <m:t xml:space="preserve">+ </m:t>
            </w:ins>
          </m:r>
          <m:sSub>
            <m:sSubPr>
              <m:ctrlPr>
                <w:ins w:id="120" w:author="Wesner, Jeff S [2]" w:date="2022-08-16T12:31:00Z">
                  <w:rPr>
                    <w:rFonts w:ascii="Cambria Math" w:eastAsiaTheme="minorEastAsia" w:hAnsi="Cambria Math" w:cs="Times New Roman"/>
                    <w:i/>
                    <w:sz w:val="24"/>
                    <w:szCs w:val="24"/>
                  </w:rPr>
                </w:ins>
              </m:ctrlPr>
            </m:sSubPr>
            <m:e>
              <m:r>
                <w:ins w:id="121" w:author="Wesner, Jeff S [2]" w:date="2022-08-16T12:31:00Z">
                  <w:rPr>
                    <w:rFonts w:ascii="Cambria Math" w:eastAsiaTheme="minorEastAsia" w:hAnsi="Cambria Math" w:cs="Times New Roman"/>
                    <w:sz w:val="24"/>
                    <w:szCs w:val="24"/>
                  </w:rPr>
                  <m:t>α</m:t>
                </w:ins>
              </m:r>
            </m:e>
            <m:sub>
              <m:r>
                <w:ins w:id="122" w:author="Wesner, Jeff S [2]" w:date="2022-08-16T12:32:00Z">
                  <w:rPr>
                    <w:rFonts w:ascii="Cambria Math" w:eastAsiaTheme="minorEastAsia" w:hAnsi="Cambria Math" w:cs="Times New Roman"/>
                    <w:sz w:val="24"/>
                    <w:szCs w:val="24"/>
                  </w:rPr>
                  <m:t>Site</m:t>
                </w:ins>
              </m:r>
            </m:sub>
          </m:sSub>
        </m:oMath>
      </m:oMathPara>
    </w:p>
    <w:p w14:paraId="497C5111" w14:textId="20E26835" w:rsidR="00D262B8" w:rsidRPr="00D262B8" w:rsidRDefault="00D262B8" w:rsidP="00D262B8">
      <w:pPr>
        <w:spacing w:line="480" w:lineRule="auto"/>
        <w:ind w:firstLine="720"/>
        <w:jc w:val="center"/>
        <w:rPr>
          <w:ins w:id="123" w:author="Wesner, Jeff S [2]" w:date="2022-08-16T12:39:00Z"/>
          <w:rFonts w:ascii="Times New Roman" w:eastAsiaTheme="minorEastAsia" w:hAnsi="Times New Roman" w:cs="Times New Roman"/>
          <w:sz w:val="24"/>
          <w:szCs w:val="24"/>
          <w:rPrChange w:id="124" w:author="Wesner, Jeff S [2]" w:date="2022-08-16T12:39:00Z">
            <w:rPr>
              <w:ins w:id="125" w:author="Wesner, Jeff S [2]" w:date="2022-08-16T12:39:00Z"/>
              <w:rFonts w:ascii="Cambria Math" w:eastAsiaTheme="minorEastAsia" w:hAnsi="Cambria Math" w:cs="Times New Roman"/>
              <w:i/>
              <w:sz w:val="24"/>
              <w:szCs w:val="24"/>
            </w:rPr>
          </w:rPrChange>
        </w:rPr>
      </w:pPr>
      <m:oMathPara>
        <m:oMath>
          <m:r>
            <w:ins w:id="126" w:author="Wesner, Jeff S [2]" w:date="2022-08-16T12:39:00Z">
              <w:rPr>
                <w:rFonts w:ascii="Cambria Math" w:eastAsiaTheme="minorEastAsia" w:hAnsi="Cambria Math" w:cs="Times New Roman"/>
                <w:sz w:val="24"/>
                <w:szCs w:val="24"/>
              </w:rPr>
              <m:t xml:space="preserve"> α</m:t>
            </w:ins>
          </m:r>
          <m:r>
            <w:ins w:id="127" w:author="Wesner, Jeff S [2]" w:date="2022-08-16T12:42:00Z">
              <w:rPr>
                <w:rFonts w:ascii="Cambria Math" w:eastAsiaTheme="minorEastAsia" w:hAnsi="Cambria Math" w:cs="Times New Roman"/>
                <w:sz w:val="24"/>
                <w:szCs w:val="24"/>
              </w:rPr>
              <m:t xml:space="preserve"> ~ Normal(0, 1)</m:t>
            </w:ins>
          </m:r>
        </m:oMath>
      </m:oMathPara>
    </w:p>
    <w:p w14:paraId="2CD8FE07" w14:textId="5730A777" w:rsidR="00D262B8" w:rsidRPr="00D262B8" w:rsidRDefault="00D262B8" w:rsidP="00D262B8">
      <w:pPr>
        <w:spacing w:line="480" w:lineRule="auto"/>
        <w:ind w:firstLine="720"/>
        <w:jc w:val="center"/>
        <w:rPr>
          <w:ins w:id="128" w:author="Wesner, Jeff S [2]" w:date="2022-08-16T12:41:00Z"/>
          <w:rFonts w:ascii="Times New Roman" w:eastAsiaTheme="minorEastAsia" w:hAnsi="Times New Roman" w:cs="Times New Roman"/>
          <w:sz w:val="24"/>
          <w:szCs w:val="24"/>
          <w:rPrChange w:id="129" w:author="Wesner, Jeff S [2]" w:date="2022-08-16T12:41:00Z">
            <w:rPr>
              <w:ins w:id="130" w:author="Wesner, Jeff S [2]" w:date="2022-08-16T12:41:00Z"/>
              <w:rFonts w:ascii="Cambria Math" w:eastAsiaTheme="minorEastAsia" w:hAnsi="Cambria Math" w:cs="Times New Roman"/>
              <w:i/>
              <w:sz w:val="24"/>
              <w:szCs w:val="24"/>
            </w:rPr>
          </w:rPrChange>
        </w:rPr>
      </w:pPr>
      <m:oMathPara>
        <m:oMath>
          <m:sSub>
            <m:sSubPr>
              <m:ctrlPr>
                <w:ins w:id="131" w:author="Wesner, Jeff S [2]" w:date="2022-08-16T12:39:00Z">
                  <w:rPr>
                    <w:rFonts w:ascii="Cambria Math" w:eastAsiaTheme="minorEastAsia" w:hAnsi="Cambria Math" w:cs="Times New Roman"/>
                    <w:i/>
                    <w:sz w:val="24"/>
                    <w:szCs w:val="24"/>
                  </w:rPr>
                </w:ins>
              </m:ctrlPr>
            </m:sSubPr>
            <m:e>
              <m:r>
                <w:ins w:id="132" w:author="Wesner, Jeff S [2]" w:date="2022-08-16T12:39:00Z">
                  <w:rPr>
                    <w:rFonts w:ascii="Cambria Math" w:eastAsiaTheme="minorEastAsia" w:hAnsi="Cambria Math" w:cs="Times New Roman"/>
                    <w:sz w:val="24"/>
                    <w:szCs w:val="24"/>
                  </w:rPr>
                  <m:t>α</m:t>
                </w:ins>
              </m:r>
            </m:e>
            <m:sub>
              <m:d>
                <m:dPr>
                  <m:begChr m:val="["/>
                  <m:endChr m:val="]"/>
                  <m:ctrlPr>
                    <w:ins w:id="133" w:author="Wesner, Jeff S [2]" w:date="2022-08-16T12:39:00Z">
                      <w:rPr>
                        <w:rFonts w:ascii="Cambria Math" w:eastAsiaTheme="minorEastAsia" w:hAnsi="Cambria Math" w:cs="Times New Roman"/>
                        <w:i/>
                        <w:sz w:val="24"/>
                        <w:szCs w:val="24"/>
                      </w:rPr>
                    </w:ins>
                  </m:ctrlPr>
                </m:dPr>
                <m:e>
                  <m:r>
                    <w:ins w:id="134" w:author="Wesner, Jeff S [2]" w:date="2022-08-16T12:39:00Z">
                      <w:rPr>
                        <w:rFonts w:ascii="Cambria Math" w:eastAsiaTheme="minorEastAsia" w:hAnsi="Cambria Math" w:cs="Times New Roman"/>
                        <w:sz w:val="24"/>
                        <w:szCs w:val="24"/>
                      </w:rPr>
                      <m:t>Family, Genus, FFG, site</m:t>
                    </w:ins>
                  </m:r>
                </m:e>
              </m:d>
            </m:sub>
          </m:sSub>
          <m:r>
            <w:ins w:id="135" w:author="Wesner, Jeff S [2]" w:date="2022-08-16T12:40:00Z">
              <w:rPr>
                <w:rFonts w:ascii="Cambria Math" w:eastAsiaTheme="minorEastAsia" w:hAnsi="Cambria Math" w:cs="Times New Roman"/>
                <w:sz w:val="24"/>
                <w:szCs w:val="24"/>
              </w:rPr>
              <m:t xml:space="preserve"> ~ Normal</m:t>
            </w:ins>
          </m:r>
          <m:d>
            <m:dPr>
              <m:ctrlPr>
                <w:ins w:id="136" w:author="Wesner, Jeff S [2]" w:date="2022-08-16T12:40:00Z">
                  <w:rPr>
                    <w:rFonts w:ascii="Cambria Math" w:eastAsiaTheme="minorEastAsia" w:hAnsi="Cambria Math" w:cs="Times New Roman"/>
                    <w:i/>
                    <w:sz w:val="24"/>
                    <w:szCs w:val="24"/>
                  </w:rPr>
                </w:ins>
              </m:ctrlPr>
            </m:dPr>
            <m:e>
              <m:r>
                <w:ins w:id="137" w:author="Wesner, Jeff S [2]" w:date="2022-08-16T12:40:00Z">
                  <w:rPr>
                    <w:rFonts w:ascii="Cambria Math" w:eastAsiaTheme="minorEastAsia" w:hAnsi="Cambria Math" w:cs="Times New Roman"/>
                    <w:sz w:val="24"/>
                    <w:szCs w:val="24"/>
                  </w:rPr>
                  <m:t xml:space="preserve">0, </m:t>
                </w:ins>
              </m:r>
              <m:sSub>
                <m:sSubPr>
                  <m:ctrlPr>
                    <w:ins w:id="138" w:author="Wesner, Jeff S [2]" w:date="2022-08-16T12:40:00Z">
                      <w:rPr>
                        <w:rFonts w:ascii="Cambria Math" w:eastAsiaTheme="minorEastAsia" w:hAnsi="Cambria Math" w:cs="Times New Roman"/>
                        <w:i/>
                        <w:sz w:val="24"/>
                        <w:szCs w:val="24"/>
                      </w:rPr>
                    </w:ins>
                  </m:ctrlPr>
                </m:sSubPr>
                <m:e>
                  <m:r>
                    <w:ins w:id="139" w:author="Wesner, Jeff S [2]" w:date="2022-08-16T12:40:00Z">
                      <w:rPr>
                        <w:rFonts w:ascii="Cambria Math" w:eastAsiaTheme="minorEastAsia" w:hAnsi="Cambria Math" w:cs="Times New Roman"/>
                        <w:sz w:val="24"/>
                        <w:szCs w:val="24"/>
                      </w:rPr>
                      <m:t>σ</m:t>
                    </w:ins>
                  </m:r>
                </m:e>
                <m:sub>
                  <m:d>
                    <m:dPr>
                      <m:begChr m:val="["/>
                      <m:endChr m:val="]"/>
                      <m:ctrlPr>
                        <w:ins w:id="140" w:author="Wesner, Jeff S [2]" w:date="2022-08-16T12:40:00Z">
                          <w:rPr>
                            <w:rFonts w:ascii="Cambria Math" w:eastAsiaTheme="minorEastAsia" w:hAnsi="Cambria Math" w:cs="Times New Roman"/>
                            <w:i/>
                            <w:sz w:val="24"/>
                            <w:szCs w:val="24"/>
                          </w:rPr>
                        </w:ins>
                      </m:ctrlPr>
                    </m:dPr>
                    <m:e>
                      <m:r>
                        <w:ins w:id="141" w:author="Wesner, Jeff S [2]" w:date="2022-08-16T12:40:00Z">
                          <w:rPr>
                            <w:rFonts w:ascii="Cambria Math" w:eastAsiaTheme="minorEastAsia" w:hAnsi="Cambria Math" w:cs="Times New Roman"/>
                            <w:sz w:val="24"/>
                            <w:szCs w:val="24"/>
                          </w:rPr>
                          <m:t>Family, Genus, FFG, site</m:t>
                        </w:ins>
                      </m:r>
                    </m:e>
                  </m:d>
                </m:sub>
              </m:sSub>
            </m:e>
          </m:d>
        </m:oMath>
      </m:oMathPara>
    </w:p>
    <w:p w14:paraId="00956D55" w14:textId="54742FBB" w:rsidR="00D262B8" w:rsidRPr="009D3882" w:rsidRDefault="00D262B8" w:rsidP="00D262B8">
      <w:pPr>
        <w:spacing w:line="480" w:lineRule="auto"/>
        <w:ind w:firstLine="720"/>
        <w:jc w:val="center"/>
        <w:rPr>
          <w:ins w:id="142" w:author="Wesner, Jeff S [2]" w:date="2022-08-16T12:42:00Z"/>
          <w:rFonts w:ascii="Times New Roman" w:eastAsiaTheme="minorEastAsia" w:hAnsi="Times New Roman" w:cs="Times New Roman"/>
          <w:sz w:val="24"/>
          <w:szCs w:val="24"/>
        </w:rPr>
      </w:pPr>
      <m:oMathPara>
        <m:oMath>
          <m:sSub>
            <m:sSubPr>
              <m:ctrlPr>
                <w:ins w:id="143" w:author="Wesner, Jeff S [2]" w:date="2022-08-16T12:41:00Z">
                  <w:rPr>
                    <w:rFonts w:ascii="Cambria Math" w:eastAsiaTheme="minorEastAsia" w:hAnsi="Cambria Math" w:cs="Times New Roman"/>
                    <w:i/>
                    <w:sz w:val="24"/>
                    <w:szCs w:val="24"/>
                  </w:rPr>
                </w:ins>
              </m:ctrlPr>
            </m:sSubPr>
            <m:e>
              <m:r>
                <w:ins w:id="144" w:author="Wesner, Jeff S [2]" w:date="2022-08-16T12:41:00Z">
                  <w:rPr>
                    <w:rFonts w:ascii="Cambria Math" w:eastAsiaTheme="minorEastAsia" w:hAnsi="Cambria Math" w:cs="Times New Roman"/>
                    <w:sz w:val="24"/>
                    <w:szCs w:val="24"/>
                  </w:rPr>
                  <m:t>σ</m:t>
                </w:ins>
              </m:r>
            </m:e>
            <m:sub>
              <m:d>
                <m:dPr>
                  <m:begChr m:val="["/>
                  <m:endChr m:val="]"/>
                  <m:ctrlPr>
                    <w:ins w:id="145" w:author="Wesner, Jeff S [2]" w:date="2022-08-16T12:41:00Z">
                      <w:rPr>
                        <w:rFonts w:ascii="Cambria Math" w:eastAsiaTheme="minorEastAsia" w:hAnsi="Cambria Math" w:cs="Times New Roman"/>
                        <w:i/>
                        <w:sz w:val="24"/>
                        <w:szCs w:val="24"/>
                      </w:rPr>
                    </w:ins>
                  </m:ctrlPr>
                </m:dPr>
                <m:e>
                  <m:r>
                    <w:ins w:id="146" w:author="Wesner, Jeff S [2]" w:date="2022-08-16T12:41:00Z">
                      <w:rPr>
                        <w:rFonts w:ascii="Cambria Math" w:eastAsiaTheme="minorEastAsia" w:hAnsi="Cambria Math" w:cs="Times New Roman"/>
                        <w:sz w:val="24"/>
                        <w:szCs w:val="24"/>
                      </w:rPr>
                      <m:t>Family, Genus, FFG, site</m:t>
                    </w:ins>
                  </m:r>
                </m:e>
              </m:d>
            </m:sub>
          </m:sSub>
          <m:r>
            <w:ins w:id="147" w:author="Wesner, Jeff S [2]" w:date="2022-08-16T12:41:00Z">
              <w:rPr>
                <w:rFonts w:ascii="Cambria Math" w:eastAsiaTheme="minorEastAsia" w:hAnsi="Cambria Math" w:cs="Times New Roman"/>
                <w:sz w:val="24"/>
                <w:szCs w:val="24"/>
              </w:rPr>
              <m:t xml:space="preserve"> ~ Exponential(0.5)</m:t>
            </w:ins>
          </m:r>
        </m:oMath>
      </m:oMathPara>
    </w:p>
    <w:p w14:paraId="3CF80A89" w14:textId="3DF39D0B" w:rsidR="00D262B8" w:rsidRPr="009D3882" w:rsidRDefault="00D262B8" w:rsidP="009D3882">
      <w:pPr>
        <w:spacing w:line="480" w:lineRule="auto"/>
        <w:ind w:firstLine="720"/>
        <w:jc w:val="center"/>
        <w:rPr>
          <w:ins w:id="148" w:author="Wesner, Jeff S [2]" w:date="2022-08-16T12:32:00Z"/>
          <w:rFonts w:ascii="Times New Roman" w:eastAsiaTheme="minorEastAsia" w:hAnsi="Times New Roman" w:cs="Times New Roman"/>
          <w:sz w:val="24"/>
          <w:szCs w:val="24"/>
        </w:rPr>
      </w:pPr>
      <m:oMathPara>
        <m:oMath>
          <m:r>
            <w:ins w:id="149" w:author="Wesner, Jeff S [2]" w:date="2022-08-16T12:43:00Z">
              <w:rPr>
                <w:rFonts w:ascii="Cambria Math" w:eastAsiaTheme="minorEastAsia" w:hAnsi="Cambria Math" w:cs="Times New Roman"/>
                <w:sz w:val="24"/>
                <w:szCs w:val="24"/>
              </w:rPr>
              <m:t>φ ~ Gamma(0.01, 0.01)</m:t>
            </w:ins>
          </m:r>
        </m:oMath>
      </m:oMathPara>
    </w:p>
    <w:p w14:paraId="420900BC" w14:textId="77F815D9" w:rsidR="00B47DED" w:rsidRPr="00B47DED" w:rsidRDefault="00B47DED" w:rsidP="00B47DED">
      <w:pPr>
        <w:spacing w:line="480" w:lineRule="auto"/>
        <w:rPr>
          <w:rFonts w:ascii="Times New Roman" w:eastAsiaTheme="minorEastAsia" w:hAnsi="Times New Roman" w:cs="Times New Roman"/>
          <w:i/>
          <w:sz w:val="24"/>
          <w:szCs w:val="24"/>
          <w:rPrChange w:id="150" w:author="Wesner, Jeff S [2]" w:date="2022-08-16T12:33:00Z">
            <w:rPr>
              <w:rFonts w:ascii="Times New Roman" w:hAnsi="Times New Roman" w:cs="Times New Roman"/>
              <w:sz w:val="24"/>
              <w:szCs w:val="24"/>
            </w:rPr>
          </w:rPrChange>
        </w:rPr>
        <w:pPrChange w:id="151" w:author="Wesner, Jeff S [2]" w:date="2022-08-16T12:32:00Z">
          <w:pPr>
            <w:spacing w:line="480" w:lineRule="auto"/>
            <w:ind w:firstLine="720"/>
          </w:pPr>
        </w:pPrChange>
      </w:pPr>
      <w:ins w:id="152" w:author="Wesner, Jeff S [2]" w:date="2022-08-16T12:32:00Z">
        <w:r>
          <w:rPr>
            <w:rFonts w:ascii="Times New Roman" w:eastAsiaTheme="minorEastAsia" w:hAnsi="Times New Roman" w:cs="Times New Roman"/>
            <w:sz w:val="24"/>
            <w:szCs w:val="24"/>
          </w:rPr>
          <w:t xml:space="preserve">Where </w:t>
        </w:r>
      </w:ins>
      <m:oMath>
        <m:sSub>
          <m:sSubPr>
            <m:ctrlPr>
              <w:ins w:id="153" w:author="Wesner, Jeff S [2]" w:date="2022-08-16T12:33:00Z">
                <w:rPr>
                  <w:rFonts w:ascii="Cambria Math" w:hAnsi="Cambria Math" w:cs="Times New Roman"/>
                  <w:i/>
                  <w:sz w:val="24"/>
                  <w:szCs w:val="24"/>
                </w:rPr>
              </w:ins>
            </m:ctrlPr>
          </m:sSubPr>
          <m:e>
            <m:r>
              <w:ins w:id="154" w:author="Wesner, Jeff S [2]" w:date="2022-08-16T12:33:00Z">
                <w:rPr>
                  <w:rFonts w:ascii="Cambria Math" w:hAnsi="Cambria Math" w:cs="Times New Roman"/>
                  <w:sz w:val="24"/>
                  <w:szCs w:val="24"/>
                </w:rPr>
                <m:t>y</m:t>
              </w:ins>
            </m:r>
          </m:e>
          <m:sub>
            <m:r>
              <w:ins w:id="155" w:author="Wesner, Jeff S [2]" w:date="2022-08-16T12:33:00Z">
                <w:rPr>
                  <w:rFonts w:ascii="Cambria Math" w:hAnsi="Cambria Math" w:cs="Times New Roman"/>
                  <w:sz w:val="24"/>
                  <w:szCs w:val="24"/>
                </w:rPr>
                <m:t>i</m:t>
              </w:ins>
            </m:r>
          </m:sub>
        </m:sSub>
      </m:oMath>
      <w:ins w:id="156" w:author="Wesner, Jeff S [2]" w:date="2022-08-16T12:33:00Z">
        <w:r>
          <w:rPr>
            <w:rFonts w:ascii="Times New Roman" w:eastAsiaTheme="minorEastAsia" w:hAnsi="Times New Roman" w:cs="Times New Roman"/>
            <w:sz w:val="24"/>
            <w:szCs w:val="24"/>
          </w:rPr>
          <w:t xml:space="preserve"> is the Bray-Curtis value of the </w:t>
        </w:r>
        <w:proofErr w:type="spellStart"/>
        <w:r>
          <w:rPr>
            <w:rFonts w:ascii="Times New Roman" w:eastAsiaTheme="minorEastAsia" w:hAnsi="Times New Roman" w:cs="Times New Roman"/>
            <w:i/>
            <w:sz w:val="24"/>
            <w:szCs w:val="24"/>
          </w:rPr>
          <w:t>i</w:t>
        </w:r>
        <w:r>
          <w:rPr>
            <w:rFonts w:ascii="Times New Roman" w:eastAsiaTheme="minorEastAsia" w:hAnsi="Times New Roman" w:cs="Times New Roman"/>
            <w:sz w:val="24"/>
            <w:szCs w:val="24"/>
          </w:rPr>
          <w:t>th</w:t>
        </w:r>
        <w:proofErr w:type="spellEnd"/>
        <w:r>
          <w:rPr>
            <w:rFonts w:ascii="Times New Roman" w:eastAsiaTheme="minorEastAsia" w:hAnsi="Times New Roman" w:cs="Times New Roman"/>
            <w:sz w:val="24"/>
            <w:szCs w:val="24"/>
          </w:rPr>
          <w:t xml:space="preserve"> observation</w:t>
        </w:r>
      </w:ins>
      <w:ins w:id="157" w:author="Wesner, Jeff S [2]" w:date="2022-08-16T12:34:00Z">
        <w:r w:rsidR="00D262B8">
          <w:rPr>
            <w:rFonts w:ascii="Times New Roman" w:eastAsiaTheme="minorEastAsia" w:hAnsi="Times New Roman" w:cs="Times New Roman"/>
            <w:sz w:val="24"/>
            <w:szCs w:val="24"/>
          </w:rPr>
          <w:t xml:space="preserve"> arising </w:t>
        </w:r>
        <w:proofErr w:type="spellStart"/>
        <w:r w:rsidR="00D262B8">
          <w:rPr>
            <w:rFonts w:ascii="Times New Roman" w:eastAsiaTheme="minorEastAsia" w:hAnsi="Times New Roman" w:cs="Times New Roman"/>
            <w:sz w:val="24"/>
            <w:szCs w:val="24"/>
          </w:rPr>
          <w:t>form</w:t>
        </w:r>
        <w:proofErr w:type="spellEnd"/>
        <w:r w:rsidR="00D262B8">
          <w:rPr>
            <w:rFonts w:ascii="Times New Roman" w:eastAsiaTheme="minorEastAsia" w:hAnsi="Times New Roman" w:cs="Times New Roman"/>
            <w:sz w:val="24"/>
            <w:szCs w:val="24"/>
          </w:rPr>
          <w:t xml:space="preserve"> a Beta distribution with parameters alpha = </w:t>
        </w:r>
        <m:oMath>
          <m:r>
            <w:rPr>
              <w:rFonts w:ascii="Cambria Math" w:hAnsi="Cambria Math" w:cs="Times New Roman"/>
              <w:sz w:val="24"/>
              <w:szCs w:val="24"/>
            </w:rPr>
            <m:t>μ∙φ</m:t>
          </m:r>
        </m:oMath>
        <w:r w:rsidR="00D262B8">
          <w:rPr>
            <w:rFonts w:ascii="Times New Roman" w:eastAsiaTheme="minorEastAsia" w:hAnsi="Times New Roman" w:cs="Times New Roman"/>
            <w:sz w:val="24"/>
            <w:szCs w:val="24"/>
          </w:rPr>
          <w:t xml:space="preserve"> and beta = </w:t>
        </w:r>
        <m:oMath>
          <m:r>
            <w:rPr>
              <w:rFonts w:ascii="Cambria Math" w:eastAsiaTheme="minorEastAsia" w:hAnsi="Cambria Math" w:cs="Times New Roman"/>
              <w:sz w:val="24"/>
              <w:szCs w:val="24"/>
            </w:rPr>
            <m:t>(1-</m:t>
          </m:r>
          <m:r>
            <w:rPr>
              <w:rFonts w:ascii="Cambria Math" w:hAnsi="Cambria Math" w:cs="Times New Roman"/>
              <w:sz w:val="24"/>
              <w:szCs w:val="24"/>
            </w:rPr>
            <m:t>μ)∙φ</m:t>
          </m:r>
        </m:oMath>
      </w:ins>
      <w:ins w:id="158" w:author="Wesner, Jeff S [2]" w:date="2022-08-16T12:35:00Z">
        <w:r w:rsidR="00D262B8">
          <w:rPr>
            <w:rFonts w:ascii="Times New Roman" w:eastAsiaTheme="minorEastAsia" w:hAnsi="Times New Roman" w:cs="Times New Roman"/>
            <w:sz w:val="24"/>
            <w:szCs w:val="24"/>
          </w:rPr>
          <w:t xml:space="preserve">. </w:t>
        </w:r>
      </w:ins>
      <w:ins w:id="159" w:author="Wesner, Jeff S [2]" w:date="2022-08-16T12:36:00Z">
        <w:r w:rsidR="00D262B8">
          <w:rPr>
            <w:rFonts w:ascii="Times New Roman" w:eastAsiaTheme="minorEastAsia" w:hAnsi="Times New Roman" w:cs="Times New Roman"/>
            <w:sz w:val="24"/>
            <w:szCs w:val="24"/>
          </w:rPr>
          <w:t>In this parameterization, the mean</w:t>
        </w:r>
      </w:ins>
      <w:ins w:id="160" w:author="Wesner, Jeff S [2]" w:date="2022-08-16T12:38:00Z">
        <w:r w:rsidR="00D262B8">
          <w:rPr>
            <w:rFonts w:ascii="Times New Roman" w:eastAsiaTheme="minorEastAsia" w:hAnsi="Times New Roman" w:cs="Times New Roman"/>
            <w:sz w:val="24"/>
            <w:szCs w:val="24"/>
          </w:rPr>
          <w:t xml:space="preserve"> is the primary target of inference and</w:t>
        </w:r>
      </w:ins>
      <w:ins w:id="161" w:author="Wesner, Jeff S [2]" w:date="2022-08-16T12:36:00Z">
        <w:r w:rsidR="00D262B8">
          <w:rPr>
            <w:rFonts w:ascii="Times New Roman" w:eastAsiaTheme="minorEastAsia" w:hAnsi="Times New Roman" w:cs="Times New Roman"/>
            <w:sz w:val="24"/>
            <w:szCs w:val="24"/>
          </w:rPr>
          <w:t xml:space="preserve"> is represented by </w:t>
        </w:r>
        <m:oMath>
          <m:r>
            <w:rPr>
              <w:rFonts w:ascii="Cambria Math" w:hAnsi="Cambria Math" w:cs="Times New Roman"/>
              <w:sz w:val="24"/>
              <w:szCs w:val="24"/>
            </w:rPr>
            <m:t>μ</m:t>
          </m:r>
        </m:oMath>
      </w:ins>
      <w:ins w:id="162" w:author="Wesner, Jeff S [2]" w:date="2022-08-16T12:38:00Z">
        <w:r w:rsidR="00D262B8">
          <w:rPr>
            <w:rFonts w:ascii="Times New Roman" w:eastAsiaTheme="minorEastAsia" w:hAnsi="Times New Roman" w:cs="Times New Roman"/>
            <w:sz w:val="24"/>
            <w:szCs w:val="24"/>
          </w:rPr>
          <w:t>, while</w:t>
        </w:r>
      </w:ins>
      <w:ins w:id="163" w:author="Wesner, Jeff S [2]" w:date="2022-08-16T12:36:00Z">
        <w:r w:rsidR="00D262B8">
          <w:rPr>
            <w:rFonts w:ascii="Times New Roman" w:eastAsiaTheme="minorEastAsia" w:hAnsi="Times New Roman" w:cs="Times New Roman"/>
            <w:sz w:val="24"/>
            <w:szCs w:val="24"/>
          </w:rPr>
          <w:t xml:space="preserve"> </w:t>
        </w:r>
        <m:oMath>
          <m:r>
            <w:rPr>
              <w:rFonts w:ascii="Cambria Math" w:hAnsi="Cambria Math" w:cs="Times New Roman"/>
              <w:sz w:val="24"/>
              <w:szCs w:val="24"/>
            </w:rPr>
            <m:t>φ</m:t>
          </m:r>
        </m:oMath>
      </w:ins>
      <w:ins w:id="164" w:author="Wesner, Jeff S [2]" w:date="2022-08-16T12:38:00Z">
        <w:r w:rsidR="00D262B8">
          <w:rPr>
            <w:rFonts w:ascii="Times New Roman" w:eastAsiaTheme="minorEastAsia" w:hAnsi="Times New Roman" w:cs="Times New Roman"/>
            <w:sz w:val="24"/>
            <w:szCs w:val="24"/>
          </w:rPr>
          <w:t xml:space="preserve"> is a scalar</w:t>
        </w:r>
      </w:ins>
      <w:proofErr w:type="gramStart"/>
      <w:ins w:id="165" w:author="Wesner, Jeff S [2]" w:date="2022-08-16T12:43:00Z">
        <w:r w:rsidR="00D262B8">
          <w:rPr>
            <w:rFonts w:ascii="Times New Roman" w:eastAsiaTheme="minorEastAsia" w:hAnsi="Times New Roman" w:cs="Times New Roman"/>
            <w:sz w:val="24"/>
            <w:szCs w:val="24"/>
          </w:rPr>
          <w:t xml:space="preserve">. </w:t>
        </w:r>
        <w:proofErr w:type="gramEnd"/>
        <w:r w:rsidR="00D262B8">
          <w:rPr>
            <w:rFonts w:ascii="Times New Roman" w:eastAsiaTheme="minorEastAsia" w:hAnsi="Times New Roman" w:cs="Times New Roman"/>
            <w:sz w:val="24"/>
            <w:szCs w:val="24"/>
          </w:rPr>
          <w:t>Priors</w:t>
        </w:r>
      </w:ins>
      <w:ins w:id="166" w:author="Wesner, Jeff S [2]" w:date="2022-08-16T12:44:00Z">
        <w:r w:rsidR="0057577F">
          <w:rPr>
            <w:rFonts w:ascii="Times New Roman" w:eastAsiaTheme="minorEastAsia" w:hAnsi="Times New Roman" w:cs="Times New Roman"/>
            <w:sz w:val="24"/>
            <w:szCs w:val="24"/>
          </w:rPr>
          <w:t xml:space="preserve"> for each parameter were chosen using prior predictive simulation (Wesner and Pomeranz 2021) and are justified in </w:t>
        </w:r>
      </w:ins>
      <w:ins w:id="167" w:author="Wesner, Jeff S [2]" w:date="2022-08-16T12:45:00Z">
        <w:r w:rsidR="0057577F">
          <w:rPr>
            <w:rFonts w:ascii="Times New Roman" w:eastAsiaTheme="minorEastAsia" w:hAnsi="Times New Roman" w:cs="Times New Roman"/>
            <w:sz w:val="24"/>
            <w:szCs w:val="24"/>
          </w:rPr>
          <w:t xml:space="preserve">the </w:t>
        </w:r>
        <w:commentRangeStart w:id="168"/>
        <w:r w:rsidR="0057577F" w:rsidRPr="0057577F">
          <w:rPr>
            <w:rFonts w:ascii="Times New Roman" w:eastAsiaTheme="minorEastAsia" w:hAnsi="Times New Roman" w:cs="Times New Roman"/>
            <w:sz w:val="24"/>
            <w:szCs w:val="24"/>
            <w:highlight w:val="yellow"/>
            <w:rPrChange w:id="169" w:author="Wesner, Jeff S [2]" w:date="2022-08-16T12:45:00Z">
              <w:rPr>
                <w:rFonts w:ascii="Times New Roman" w:eastAsiaTheme="minorEastAsia" w:hAnsi="Times New Roman" w:cs="Times New Roman"/>
                <w:sz w:val="24"/>
                <w:szCs w:val="24"/>
              </w:rPr>
            </w:rPrChange>
          </w:rPr>
          <w:t xml:space="preserve">Supplemental </w:t>
        </w:r>
      </w:ins>
      <w:commentRangeEnd w:id="168"/>
      <w:ins w:id="170" w:author="Wesner, Jeff S [2]" w:date="2022-08-16T12:49:00Z">
        <w:r w:rsidR="0057577F">
          <w:rPr>
            <w:rStyle w:val="CommentReference"/>
          </w:rPr>
          <w:commentReference w:id="168"/>
        </w:r>
      </w:ins>
      <w:ins w:id="171" w:author="Wesner, Jeff S [2]" w:date="2022-08-16T12:45:00Z">
        <w:r w:rsidR="0057577F" w:rsidRPr="0057577F">
          <w:rPr>
            <w:rFonts w:ascii="Times New Roman" w:eastAsiaTheme="minorEastAsia" w:hAnsi="Times New Roman" w:cs="Times New Roman"/>
            <w:sz w:val="24"/>
            <w:szCs w:val="24"/>
            <w:highlight w:val="yellow"/>
            <w:rPrChange w:id="172" w:author="Wesner, Jeff S [2]" w:date="2022-08-16T12:45:00Z">
              <w:rPr>
                <w:rFonts w:ascii="Times New Roman" w:eastAsiaTheme="minorEastAsia" w:hAnsi="Times New Roman" w:cs="Times New Roman"/>
                <w:sz w:val="24"/>
                <w:szCs w:val="24"/>
              </w:rPr>
            </w:rPrChange>
          </w:rPr>
          <w:t>Information</w:t>
        </w:r>
      </w:ins>
      <w:ins w:id="173" w:author="Wesner, Jeff S [2]" w:date="2022-08-16T12:38:00Z">
        <w:r w:rsidR="00D262B8">
          <w:rPr>
            <w:rFonts w:ascii="Times New Roman" w:eastAsiaTheme="minorEastAsia" w:hAnsi="Times New Roman" w:cs="Times New Roman"/>
            <w:sz w:val="24"/>
            <w:szCs w:val="24"/>
          </w:rPr>
          <w:t xml:space="preserve">. </w:t>
        </w:r>
      </w:ins>
      <w:ins w:id="174" w:author="Wesner, Jeff S [2]" w:date="2022-08-16T12:33:00Z">
        <w:r>
          <w:rPr>
            <w:rFonts w:ascii="Times New Roman" w:eastAsiaTheme="minorEastAsia" w:hAnsi="Times New Roman" w:cs="Times New Roman"/>
            <w:sz w:val="24"/>
            <w:szCs w:val="24"/>
          </w:rPr>
          <w:t xml:space="preserve"> </w:t>
        </w:r>
      </w:ins>
    </w:p>
    <w:p w14:paraId="10A2430C" w14:textId="312DFECE" w:rsidR="00E1078E" w:rsidRPr="00224C21" w:rsidRDefault="00E1078E" w:rsidP="0034426A">
      <w:pPr>
        <w:spacing w:line="480" w:lineRule="auto"/>
        <w:ind w:firstLine="720"/>
        <w:rPr>
          <w:rFonts w:ascii="Times New Roman" w:hAnsi="Times New Roman" w:cs="Times New Roman"/>
          <w:sz w:val="24"/>
          <w:szCs w:val="24"/>
        </w:rPr>
        <w:pPrChange w:id="175" w:author="Wesner, Jeff S [2]" w:date="2022-08-16T09:50:00Z">
          <w:pPr>
            <w:spacing w:line="480" w:lineRule="auto"/>
          </w:pPr>
        </w:pPrChange>
      </w:pPr>
      <w:r w:rsidRPr="00224C21">
        <w:rPr>
          <w:rFonts w:ascii="Times New Roman" w:hAnsi="Times New Roman" w:cs="Times New Roman"/>
          <w:sz w:val="24"/>
          <w:szCs w:val="24"/>
        </w:rPr>
        <w:t xml:space="preserve">There are several advantages to this modeling approach </w:t>
      </w:r>
      <w:del w:id="176" w:author="Wesner, Jeff S [2]" w:date="2022-08-16T12:50:00Z">
        <w:r w:rsidRPr="00224C21" w:rsidDel="0057577F">
          <w:rPr>
            <w:rFonts w:ascii="Times New Roman" w:hAnsi="Times New Roman" w:cs="Times New Roman"/>
            <w:sz w:val="24"/>
            <w:szCs w:val="24"/>
          </w:rPr>
          <w:delText xml:space="preserve">as described in </w:delText>
        </w:r>
        <w:r w:rsidR="00224C21" w:rsidRPr="00224C21" w:rsidDel="0057577F">
          <w:rPr>
            <w:rFonts w:ascii="Times New Roman" w:hAnsi="Times New Roman" w:cs="Times New Roman"/>
            <w:sz w:val="24"/>
            <w:szCs w:val="24"/>
          </w:rPr>
          <w:delText xml:space="preserve">Dietze </w:delText>
        </w:r>
      </w:del>
      <w:r w:rsidR="00224C21" w:rsidRPr="00224C21">
        <w:rPr>
          <w:rFonts w:ascii="Times New Roman" w:hAnsi="Times New Roman" w:cs="Times New Roman"/>
          <w:sz w:val="24"/>
          <w:szCs w:val="24"/>
        </w:rPr>
        <w:fldChar w:fldCharType="begin" w:fldLock="1"/>
      </w:r>
      <w:r w:rsidR="007869B2">
        <w:rPr>
          <w:rFonts w:ascii="Times New Roman" w:hAnsi="Times New Roman" w:cs="Times New Roman"/>
          <w:sz w:val="24"/>
          <w:szCs w:val="24"/>
        </w:rPr>
        <w:instrText>ADDIN CSL_CITATION {"citationItems":[{"id":"ITEM-1","itemData":{"author":[{"dropping-particle":"","family":"M. Dietze","given":"","non-dropping-particle":"","parse-names":false,"suffix":""}],"id":"ITEM-1","issued":{"date-parts":[["2017"]]},"publisher":"Princeton University Press.","title":"Ecological forecasting","type":"book"},"uris":["http://www.mendeley.com/documents/?uuid=797065f9-3708-45a0-b423-4917465d7fe9"]}],"mendeley":{"formattedCitation":"(M. Dietze, 2017)","manualFormatting":"(Dietze, 2017)","plainTextFormattedCitation":"(M. Dietze, 2017)","previouslyFormattedCitation":"(M. Dietze, 2017)"},"properties":{"noteIndex":0},"schema":"https://github.com/citation-style-language/schema/raw/master/csl-citation.json"}</w:instrText>
      </w:r>
      <w:r w:rsidR="00224C21" w:rsidRPr="00224C21">
        <w:rPr>
          <w:rFonts w:ascii="Times New Roman" w:hAnsi="Times New Roman" w:cs="Times New Roman"/>
          <w:sz w:val="24"/>
          <w:szCs w:val="24"/>
        </w:rPr>
        <w:fldChar w:fldCharType="separate"/>
      </w:r>
      <w:r w:rsidR="00224C21" w:rsidRPr="00224C21">
        <w:rPr>
          <w:rFonts w:ascii="Times New Roman" w:hAnsi="Times New Roman" w:cs="Times New Roman"/>
          <w:noProof/>
          <w:sz w:val="24"/>
          <w:szCs w:val="24"/>
        </w:rPr>
        <w:t>(Dietze, 2017)</w:t>
      </w:r>
      <w:r w:rsidR="00224C21" w:rsidRPr="00224C21">
        <w:rPr>
          <w:rFonts w:ascii="Times New Roman" w:hAnsi="Times New Roman" w:cs="Times New Roman"/>
          <w:sz w:val="24"/>
          <w:szCs w:val="24"/>
        </w:rPr>
        <w:fldChar w:fldCharType="end"/>
      </w:r>
      <w:r w:rsidR="00224C21" w:rsidRPr="00224C21">
        <w:rPr>
          <w:rFonts w:ascii="Times New Roman" w:hAnsi="Times New Roman" w:cs="Times New Roman"/>
          <w:sz w:val="24"/>
          <w:szCs w:val="24"/>
        </w:rPr>
        <w:t>.</w:t>
      </w:r>
      <w:ins w:id="177" w:author="Wesner, Jeff S [2]" w:date="2022-08-16T12:49:00Z">
        <w:r w:rsidR="0057577F">
          <w:rPr>
            <w:rFonts w:ascii="Times New Roman" w:hAnsi="Times New Roman" w:cs="Times New Roman"/>
            <w:sz w:val="24"/>
            <w:szCs w:val="24"/>
          </w:rPr>
          <w:t xml:space="preserve"> First,</w:t>
        </w:r>
      </w:ins>
      <w:ins w:id="178" w:author="Wesner, Jeff S [2]" w:date="2022-08-16T12:51:00Z">
        <w:r w:rsidR="0057577F">
          <w:rPr>
            <w:rFonts w:ascii="Times New Roman" w:hAnsi="Times New Roman" w:cs="Times New Roman"/>
            <w:sz w:val="24"/>
            <w:szCs w:val="24"/>
          </w:rPr>
          <w:t xml:space="preserve"> the varying intercepts </w:t>
        </w:r>
      </w:ins>
      <w:ins w:id="179" w:author="Wesner, Jeff S [2]" w:date="2022-08-16T12:52:00Z">
        <w:r w:rsidR="0057577F">
          <w:rPr>
            <w:rFonts w:ascii="Times New Roman" w:hAnsi="Times New Roman" w:cs="Times New Roman"/>
            <w:sz w:val="24"/>
            <w:szCs w:val="24"/>
          </w:rPr>
          <w:t>use partial pooling to pull each group mean (i.e., mean of individual orders or FFG’s or sites, etc.</w:t>
        </w:r>
      </w:ins>
      <w:ins w:id="180" w:author="Wesner, Jeff S [2]" w:date="2022-08-16T12:53:00Z">
        <w:r w:rsidR="0057577F">
          <w:rPr>
            <w:rFonts w:ascii="Times New Roman" w:hAnsi="Times New Roman" w:cs="Times New Roman"/>
            <w:sz w:val="24"/>
            <w:szCs w:val="24"/>
          </w:rPr>
          <w:t xml:space="preserve">) toward the global mean. That provides conservative estimates of Bray-Curtis values for each group because the amount of pooling is determined by the </w:t>
        </w:r>
      </w:ins>
      <w:ins w:id="181" w:author="Wesner, Jeff S [2]" w:date="2022-08-16T12:54:00Z">
        <w:r w:rsidR="0007112E">
          <w:rPr>
            <w:rFonts w:ascii="Times New Roman" w:hAnsi="Times New Roman" w:cs="Times New Roman"/>
            <w:sz w:val="24"/>
            <w:szCs w:val="24"/>
          </w:rPr>
          <w:t xml:space="preserve">amount of data in each group. </w:t>
        </w:r>
        <w:r w:rsidR="0007112E">
          <w:rPr>
            <w:rFonts w:ascii="Times New Roman" w:hAnsi="Times New Roman" w:cs="Times New Roman"/>
            <w:sz w:val="24"/>
            <w:szCs w:val="24"/>
          </w:rPr>
          <w:lastRenderedPageBreak/>
          <w:t>In other words, it provides a correction for outliers such that groups with few data points are treated skeptically and pulled more strongly towards the overall mean</w:t>
        </w:r>
      </w:ins>
      <w:ins w:id="182" w:author="Wesner, Jeff S [2]" w:date="2022-08-16T12:57:00Z">
        <w:r w:rsidR="0007112E">
          <w:rPr>
            <w:rFonts w:ascii="Times New Roman" w:hAnsi="Times New Roman" w:cs="Times New Roman"/>
            <w:sz w:val="24"/>
            <w:szCs w:val="24"/>
          </w:rPr>
          <w:t xml:space="preserve"> </w:t>
        </w:r>
        <w:r w:rsidR="0007112E" w:rsidRPr="00224C21">
          <w:rPr>
            <w:rFonts w:ascii="Times New Roman" w:hAnsi="Times New Roman" w:cs="Times New Roman"/>
            <w:sz w:val="24"/>
            <w:szCs w:val="24"/>
          </w:rPr>
          <w:fldChar w:fldCharType="begin" w:fldLock="1"/>
        </w:r>
        <w:r w:rsidR="0007112E" w:rsidRPr="00224C21">
          <w:rPr>
            <w:rFonts w:ascii="Times New Roman" w:hAnsi="Times New Roman" w:cs="Times New Roman"/>
            <w:sz w:val="24"/>
            <w:szCs w:val="24"/>
          </w:rPr>
          <w:instrText>ADDIN CSL_CITATION {"citationItems":[{"id":"ITEM-1","itemData":{"DOI":"10.1038/scientificamerican0577-119","author":[{"dropping-particle":"","family":"Efron","given":"Bradley","non-dropping-particle":"","parse-names":false,"suffix":""},{"dropping-particle":"","family":"Morris","given":"Carl","non-dropping-particle":"","parse-names":false,"suffix":""}],"container-title":"Scientific American - SCI AMER","id":"ITEM-1","issued":{"date-parts":[["1977","5"]]},"page":"119-127","title":"Stein's Paradox in Statistics","type":"article-journal","volume":"236"},"uris":["http://www.mendeley.com/documents/?uuid=9ff9fc1d-5622-460b-bb37-49f7d87b3980","http://www.mendeley.com/documents/?uuid=cba320d1-2d07-4ce7-b1d9-d257e04ed2ec"]}],"mendeley":{"formattedCitation":"(Efron and Morris, 1977)","plainTextFormattedCitation":"(Efron and Morris, 1977)","previouslyFormattedCitation":"(Efron and Morris, 1977)"},"properties":{"noteIndex":0},"schema":"https://github.com/citation-style-language/schema/raw/master/csl-citation.json"}</w:instrText>
        </w:r>
        <w:r w:rsidR="0007112E" w:rsidRPr="00224C21">
          <w:rPr>
            <w:rFonts w:ascii="Times New Roman" w:hAnsi="Times New Roman" w:cs="Times New Roman"/>
            <w:sz w:val="24"/>
            <w:szCs w:val="24"/>
          </w:rPr>
          <w:fldChar w:fldCharType="separate"/>
        </w:r>
        <w:r w:rsidR="0007112E" w:rsidRPr="00224C21">
          <w:rPr>
            <w:rFonts w:ascii="Times New Roman" w:hAnsi="Times New Roman" w:cs="Times New Roman"/>
            <w:noProof/>
            <w:sz w:val="24"/>
            <w:szCs w:val="24"/>
          </w:rPr>
          <w:t>(Efron and Morris, 1977)</w:t>
        </w:r>
        <w:r w:rsidR="0007112E" w:rsidRPr="00224C21">
          <w:rPr>
            <w:rFonts w:ascii="Times New Roman" w:hAnsi="Times New Roman" w:cs="Times New Roman"/>
            <w:sz w:val="24"/>
            <w:szCs w:val="24"/>
          </w:rPr>
          <w:fldChar w:fldCharType="end"/>
        </w:r>
      </w:ins>
      <w:ins w:id="183" w:author="Wesner, Jeff S [2]" w:date="2022-08-16T12:54:00Z">
        <w:r w:rsidR="0007112E">
          <w:rPr>
            <w:rFonts w:ascii="Times New Roman" w:hAnsi="Times New Roman" w:cs="Times New Roman"/>
            <w:sz w:val="24"/>
            <w:szCs w:val="24"/>
          </w:rPr>
          <w:t>.</w:t>
        </w:r>
      </w:ins>
      <w:ins w:id="184" w:author="Wesner, Jeff S [2]" w:date="2022-08-16T12:55:00Z">
        <w:r w:rsidR="0007112E">
          <w:rPr>
            <w:rFonts w:ascii="Times New Roman" w:hAnsi="Times New Roman" w:cs="Times New Roman"/>
            <w:sz w:val="24"/>
            <w:szCs w:val="24"/>
          </w:rPr>
          <w:t xml:space="preserve"> This is especially important for data like ours with relatively low replication within each group, helping to prevent spurious conclusions.</w:t>
        </w:r>
      </w:ins>
      <w:r w:rsidRPr="00224C21">
        <w:rPr>
          <w:rFonts w:ascii="Times New Roman" w:hAnsi="Times New Roman" w:cs="Times New Roman"/>
          <w:sz w:val="24"/>
          <w:szCs w:val="24"/>
        </w:rPr>
        <w:t xml:space="preserve"> </w:t>
      </w:r>
      <w:del w:id="185" w:author="Wesner, Jeff S [2]" w:date="2022-08-16T12:55:00Z">
        <w:r w:rsidRPr="00224C21" w:rsidDel="0007112E">
          <w:rPr>
            <w:rFonts w:ascii="Times New Roman" w:hAnsi="Times New Roman" w:cs="Times New Roman"/>
            <w:sz w:val="24"/>
            <w:szCs w:val="24"/>
          </w:rPr>
          <w:delText>First</w:delText>
        </w:r>
      </w:del>
      <w:ins w:id="186" w:author="Wesner, Jeff S [2]" w:date="2022-08-16T12:55:00Z">
        <w:r w:rsidR="0007112E">
          <w:rPr>
            <w:rFonts w:ascii="Times New Roman" w:hAnsi="Times New Roman" w:cs="Times New Roman"/>
            <w:sz w:val="24"/>
            <w:szCs w:val="24"/>
          </w:rPr>
          <w:t>Second</w:t>
        </w:r>
      </w:ins>
      <w:r w:rsidRPr="00224C21">
        <w:rPr>
          <w:rFonts w:ascii="Times New Roman" w:hAnsi="Times New Roman" w:cs="Times New Roman"/>
          <w:sz w:val="24"/>
          <w:szCs w:val="24"/>
        </w:rPr>
        <w:t xml:space="preserve">, </w:t>
      </w:r>
      <w:del w:id="187" w:author="Wesner, Jeff S [2]" w:date="2022-08-16T10:11:00Z">
        <w:r w:rsidRPr="00224C21" w:rsidDel="00B47335">
          <w:rPr>
            <w:rFonts w:ascii="Times New Roman" w:hAnsi="Times New Roman" w:cs="Times New Roman"/>
            <w:sz w:val="24"/>
            <w:szCs w:val="24"/>
          </w:rPr>
          <w:delText>by comparing the standard deviation of the varying intercepts, we can identify which variable is contributing the most to sample variation</w:delText>
        </w:r>
      </w:del>
      <w:ins w:id="188" w:author="Wesner, Jeff S [2]" w:date="2022-08-16T10:11:00Z">
        <w:r w:rsidR="0060587B">
          <w:rPr>
            <w:rFonts w:ascii="Times New Roman" w:hAnsi="Times New Roman" w:cs="Times New Roman"/>
            <w:sz w:val="24"/>
            <w:szCs w:val="24"/>
          </w:rPr>
          <w:t xml:space="preserve">the </w:t>
        </w:r>
      </w:ins>
      <w:ins w:id="189" w:author="Wesner, Jeff S [2]" w:date="2022-08-16T12:56:00Z">
        <w:r w:rsidR="0007112E">
          <w:rPr>
            <w:rFonts w:ascii="Times New Roman" w:hAnsi="Times New Roman" w:cs="Times New Roman"/>
            <w:sz w:val="24"/>
            <w:szCs w:val="24"/>
          </w:rPr>
          <w:t>residual variance of the grand mean of Bray-Curtis dissimilarity</w:t>
        </w:r>
      </w:ins>
      <w:ins w:id="190" w:author="Wesner, Jeff S [2]" w:date="2022-08-16T10:11:00Z">
        <w:r w:rsidR="0060587B">
          <w:rPr>
            <w:rFonts w:ascii="Times New Roman" w:hAnsi="Times New Roman" w:cs="Times New Roman"/>
            <w:sz w:val="24"/>
            <w:szCs w:val="24"/>
          </w:rPr>
          <w:t xml:space="preserve"> is partitioned among the varying intercepts</w:t>
        </w:r>
      </w:ins>
      <w:ins w:id="191" w:author="Wesner, Jeff S [2]" w:date="2022-08-16T10:14:00Z">
        <w:r w:rsidR="0060587B">
          <w:rPr>
            <w:rFonts w:ascii="Times New Roman" w:hAnsi="Times New Roman" w:cs="Times New Roman"/>
            <w:sz w:val="24"/>
            <w:szCs w:val="24"/>
          </w:rPr>
          <w:t>. This allows us to identify</w:t>
        </w:r>
      </w:ins>
      <w:ins w:id="192" w:author="Wesner, Jeff S [2]" w:date="2022-08-16T10:15:00Z">
        <w:r w:rsidR="0060587B">
          <w:rPr>
            <w:rFonts w:ascii="Times New Roman" w:hAnsi="Times New Roman" w:cs="Times New Roman"/>
            <w:sz w:val="24"/>
            <w:szCs w:val="24"/>
          </w:rPr>
          <w:t xml:space="preserve"> the</w:t>
        </w:r>
      </w:ins>
      <w:del w:id="193" w:author="Wesner, Jeff S [2]" w:date="2022-08-16T10:15:00Z">
        <w:r w:rsidRPr="00224C21" w:rsidDel="0060587B">
          <w:rPr>
            <w:rFonts w:ascii="Times New Roman" w:hAnsi="Times New Roman" w:cs="Times New Roman"/>
            <w:sz w:val="24"/>
            <w:szCs w:val="24"/>
          </w:rPr>
          <w:delText xml:space="preserve">. The </w:delText>
        </w:r>
      </w:del>
      <w:ins w:id="194" w:author="Wesner, Jeff S [2]" w:date="2022-08-16T10:15:00Z">
        <w:r w:rsidR="0060587B">
          <w:rPr>
            <w:rFonts w:ascii="Times New Roman" w:hAnsi="Times New Roman" w:cs="Times New Roman"/>
            <w:sz w:val="24"/>
            <w:szCs w:val="24"/>
          </w:rPr>
          <w:t xml:space="preserve"> </w:t>
        </w:r>
      </w:ins>
      <w:r w:rsidRPr="00224C21">
        <w:rPr>
          <w:rFonts w:ascii="Times New Roman" w:hAnsi="Times New Roman" w:cs="Times New Roman"/>
          <w:sz w:val="24"/>
          <w:szCs w:val="24"/>
        </w:rPr>
        <w:t xml:space="preserve">variables that contribute </w:t>
      </w:r>
      <w:ins w:id="195" w:author="Wesner, Jeff S [2]" w:date="2022-08-16T10:15:00Z">
        <w:r w:rsidR="0060587B">
          <w:rPr>
            <w:rFonts w:ascii="Times New Roman" w:hAnsi="Times New Roman" w:cs="Times New Roman"/>
            <w:sz w:val="24"/>
            <w:szCs w:val="24"/>
          </w:rPr>
          <w:t xml:space="preserve">most of the variation in beta diversity, </w:t>
        </w:r>
      </w:ins>
      <w:ins w:id="196" w:author="Wesner, Jeff S [2]" w:date="2022-08-16T10:16:00Z">
        <w:r w:rsidR="0060587B">
          <w:rPr>
            <w:rFonts w:ascii="Times New Roman" w:hAnsi="Times New Roman" w:cs="Times New Roman"/>
            <w:sz w:val="24"/>
            <w:szCs w:val="24"/>
          </w:rPr>
          <w:t>and these in turn are likely to be the best variables to focus on in future studies</w:t>
        </w:r>
      </w:ins>
      <w:del w:id="197" w:author="Wesner, Jeff S [2]" w:date="2022-08-16T10:15:00Z">
        <w:r w:rsidRPr="00224C21" w:rsidDel="0060587B">
          <w:rPr>
            <w:rFonts w:ascii="Times New Roman" w:hAnsi="Times New Roman" w:cs="Times New Roman"/>
            <w:sz w:val="24"/>
            <w:szCs w:val="24"/>
          </w:rPr>
          <w:delText>the most to sample variation are also the variables that are</w:delText>
        </w:r>
      </w:del>
      <w:del w:id="198" w:author="Wesner, Jeff S [2]" w:date="2022-08-16T10:16:00Z">
        <w:r w:rsidRPr="00224C21" w:rsidDel="0060587B">
          <w:rPr>
            <w:rFonts w:ascii="Times New Roman" w:hAnsi="Times New Roman" w:cs="Times New Roman"/>
            <w:sz w:val="24"/>
            <w:szCs w:val="24"/>
          </w:rPr>
          <w:delText xml:space="preserve"> likely to be most profitable for explaining the insect microbiome in future investigations</w:delText>
        </w:r>
      </w:del>
      <w:r w:rsidRPr="00224C21">
        <w:rPr>
          <w:rFonts w:ascii="Times New Roman" w:hAnsi="Times New Roman" w:cs="Times New Roman"/>
          <w:sz w:val="24"/>
          <w:szCs w:val="24"/>
        </w:rPr>
        <w:t xml:space="preserve">. </w:t>
      </w:r>
      <w:del w:id="199" w:author="Wesner, Jeff S [2]" w:date="2022-08-16T12:57:00Z">
        <w:r w:rsidRPr="00224C21" w:rsidDel="0007112E">
          <w:rPr>
            <w:rFonts w:ascii="Times New Roman" w:hAnsi="Times New Roman" w:cs="Times New Roman"/>
            <w:sz w:val="24"/>
            <w:szCs w:val="24"/>
          </w:rPr>
          <w:delText>Second</w:delText>
        </w:r>
      </w:del>
      <w:ins w:id="200" w:author="Wesner, Jeff S [2]" w:date="2022-08-16T12:57:00Z">
        <w:r w:rsidR="0007112E">
          <w:rPr>
            <w:rFonts w:ascii="Times New Roman" w:hAnsi="Times New Roman" w:cs="Times New Roman"/>
            <w:sz w:val="24"/>
            <w:szCs w:val="24"/>
          </w:rPr>
          <w:t>Third</w:t>
        </w:r>
      </w:ins>
      <w:r w:rsidRPr="00224C21">
        <w:rPr>
          <w:rFonts w:ascii="Times New Roman" w:hAnsi="Times New Roman" w:cs="Times New Roman"/>
          <w:sz w:val="24"/>
          <w:szCs w:val="24"/>
        </w:rPr>
        <w:t xml:space="preserve">, from these models, we can </w:t>
      </w:r>
      <w:del w:id="201" w:author="Wesner, Jeff S [2]" w:date="2022-08-16T10:16:00Z">
        <w:r w:rsidRPr="00224C21" w:rsidDel="0060587B">
          <w:rPr>
            <w:rFonts w:ascii="Times New Roman" w:hAnsi="Times New Roman" w:cs="Times New Roman"/>
            <w:sz w:val="24"/>
            <w:szCs w:val="24"/>
          </w:rPr>
          <w:delText xml:space="preserve">also </w:delText>
        </w:r>
      </w:del>
      <w:r w:rsidRPr="00224C21">
        <w:rPr>
          <w:rFonts w:ascii="Times New Roman" w:hAnsi="Times New Roman" w:cs="Times New Roman"/>
          <w:sz w:val="24"/>
          <w:szCs w:val="24"/>
        </w:rPr>
        <w:t xml:space="preserve">predict the diversity of the gut microbiomes at each level (e.g., for each species or each stream or each functional feeding group). </w:t>
      </w:r>
      <w:del w:id="202" w:author="Wesner, Jeff S [2]" w:date="2022-08-16T12:57:00Z">
        <w:r w:rsidRPr="00224C21" w:rsidDel="0007112E">
          <w:rPr>
            <w:rFonts w:ascii="Times New Roman" w:hAnsi="Times New Roman" w:cs="Times New Roman"/>
            <w:sz w:val="24"/>
            <w:szCs w:val="24"/>
          </w:rPr>
          <w:delText xml:space="preserve">Third, predictions at individual levels are less sensitive to outliers due to shrinkage as a result of partial pooling </w:delText>
        </w:r>
        <w:r w:rsidRPr="00224C21" w:rsidDel="0007112E">
          <w:rPr>
            <w:rFonts w:ascii="Times New Roman" w:hAnsi="Times New Roman" w:cs="Times New Roman"/>
            <w:sz w:val="24"/>
            <w:szCs w:val="24"/>
          </w:rPr>
          <w:fldChar w:fldCharType="begin" w:fldLock="1"/>
        </w:r>
        <w:r w:rsidR="008A6AB2" w:rsidRPr="00224C21" w:rsidDel="0007112E">
          <w:rPr>
            <w:rFonts w:ascii="Times New Roman" w:hAnsi="Times New Roman" w:cs="Times New Roman"/>
            <w:sz w:val="24"/>
            <w:szCs w:val="24"/>
          </w:rPr>
          <w:delInstrText>ADDIN CSL_CITATION {"citationItems":[{"id":"ITEM-1","itemData":{"DOI":"10.1038/scientificamerican0577-119","author":[{"dropping-particle":"","family":"Efron","given":"Bradley","non-dropping-particle":"","parse-names":false,"suffix":""},{"dropping-particle":"","family":"Morris","given":"Carl","non-dropping-particle":"","parse-names":false,"suffix":""}],"container-title":"Scientific American - SCI AMER","id":"ITEM-1","issued":{"date-parts":[["1977","5"]]},"page":"119-127","title":"Stein's Paradox in Statistics","type":"article-journal","volume":"236"},"uris":["http://www.mendeley.com/documents/?uuid=9ff9fc1d-5622-460b-bb37-49f7d87b3980","http://www.mendeley.com/documents/?uuid=cba320d1-2d07-4ce7-b1d9-d257e04ed2ec"]}],"mendeley":{"formattedCitation":"(Efron and Morris, 1977)","plainTextFormattedCitation":"(Efron and Morris, 1977)","previouslyFormattedCitation":"(Efron and Morris, 1977)"},"properties":{"noteIndex":0},"schema":"https://github.com/citation-style-language/schema/raw/master/csl-citation.json"}</w:delInstrText>
        </w:r>
        <w:r w:rsidRPr="00224C21" w:rsidDel="0007112E">
          <w:rPr>
            <w:rFonts w:ascii="Times New Roman" w:hAnsi="Times New Roman" w:cs="Times New Roman"/>
            <w:sz w:val="24"/>
            <w:szCs w:val="24"/>
          </w:rPr>
          <w:fldChar w:fldCharType="separate"/>
        </w:r>
        <w:r w:rsidRPr="00224C21" w:rsidDel="0007112E">
          <w:rPr>
            <w:rFonts w:ascii="Times New Roman" w:hAnsi="Times New Roman" w:cs="Times New Roman"/>
            <w:noProof/>
            <w:sz w:val="24"/>
            <w:szCs w:val="24"/>
          </w:rPr>
          <w:delText>(Efron and Morris, 1977)</w:delText>
        </w:r>
        <w:r w:rsidRPr="00224C21" w:rsidDel="0007112E">
          <w:rPr>
            <w:rFonts w:ascii="Times New Roman" w:hAnsi="Times New Roman" w:cs="Times New Roman"/>
            <w:sz w:val="24"/>
            <w:szCs w:val="24"/>
          </w:rPr>
          <w:fldChar w:fldCharType="end"/>
        </w:r>
        <w:r w:rsidRPr="00224C21" w:rsidDel="0007112E">
          <w:rPr>
            <w:rFonts w:ascii="Times New Roman" w:hAnsi="Times New Roman" w:cs="Times New Roman"/>
            <w:sz w:val="24"/>
            <w:szCs w:val="24"/>
          </w:rPr>
          <w:delText xml:space="preserve">. </w:delText>
        </w:r>
      </w:del>
      <w:r w:rsidRPr="00224C21">
        <w:rPr>
          <w:rFonts w:ascii="Times New Roman" w:hAnsi="Times New Roman" w:cs="Times New Roman"/>
          <w:sz w:val="24"/>
          <w:szCs w:val="24"/>
        </w:rPr>
        <w:t>Fourth, the varying intercepts allow predictions, with proper uncertainty, of the microbiomes</w:t>
      </w:r>
      <w:ins w:id="203" w:author="Wesner, Jeff S [2]" w:date="2022-08-16T10:16:00Z">
        <w:r w:rsidR="0060587B">
          <w:rPr>
            <w:rFonts w:ascii="Times New Roman" w:hAnsi="Times New Roman" w:cs="Times New Roman"/>
            <w:sz w:val="24"/>
            <w:szCs w:val="24"/>
          </w:rPr>
          <w:t xml:space="preserve"> of</w:t>
        </w:r>
      </w:ins>
      <w:r w:rsidRPr="00224C21">
        <w:rPr>
          <w:rFonts w:ascii="Times New Roman" w:hAnsi="Times New Roman" w:cs="Times New Roman"/>
          <w:sz w:val="24"/>
          <w:szCs w:val="24"/>
        </w:rPr>
        <w:t xml:space="preserve"> insects</w:t>
      </w:r>
      <w:del w:id="204" w:author="Wesner, Jeff S [2]" w:date="2022-08-16T10:16:00Z">
        <w:r w:rsidRPr="00224C21" w:rsidDel="0060587B">
          <w:rPr>
            <w:rFonts w:ascii="Times New Roman" w:hAnsi="Times New Roman" w:cs="Times New Roman"/>
            <w:sz w:val="24"/>
            <w:szCs w:val="24"/>
          </w:rPr>
          <w:delText>, sites or functional groups</w:delText>
        </w:r>
      </w:del>
      <w:r w:rsidRPr="00224C21">
        <w:rPr>
          <w:rFonts w:ascii="Times New Roman" w:hAnsi="Times New Roman" w:cs="Times New Roman"/>
          <w:sz w:val="24"/>
          <w:szCs w:val="24"/>
        </w:rPr>
        <w:t xml:space="preserve"> that are not currently in our dataset </w:t>
      </w:r>
      <w:r w:rsidRPr="00224C21">
        <w:rPr>
          <w:rFonts w:ascii="Times New Roman" w:hAnsi="Times New Roman" w:cs="Times New Roman"/>
          <w:sz w:val="24"/>
          <w:szCs w:val="24"/>
        </w:rPr>
        <w:fldChar w:fldCharType="begin" w:fldLock="1"/>
      </w:r>
      <w:r w:rsidR="008A6AB2" w:rsidRPr="00224C21">
        <w:rPr>
          <w:rFonts w:ascii="Times New Roman" w:hAnsi="Times New Roman" w:cs="Times New Roman"/>
          <w:sz w:val="24"/>
          <w:szCs w:val="24"/>
        </w:rPr>
        <w:instrText>ADDIN CSL_CITATION {"citationItems":[{"id":"ITEM-1","itemData":{"author":[{"dropping-particle":"","family":"McElreath Richard","given":"","non-dropping-particle":"","parse-names":false,"suffix":""}],"id":"ITEM-1","issued":{"date-parts":[["2020"]]},"publisher":"Chapman and Hall/CRC","title":"Statistical rethinking: A Bayesian course with examples in R and Stan.","type":"book"},"uris":["http://www.mendeley.com/documents/?uuid=81182e1c-aec5-4fbc-987e-fef8bb0ee638","http://www.mendeley.com/documents/?uuid=82268120-fa90-4d07-bc9a-2aa7a6f81163"]}],"mendeley":{"formattedCitation":"(McElreath Richard, 2020)","plainTextFormattedCitation":"(McElreath Richard, 2020)","previouslyFormattedCitation":"(McElreath Richard, 2020)"},"properties":{"noteIndex":0},"schema":"https://github.com/citation-style-language/schema/raw/master/csl-citation.json"}</w:instrText>
      </w:r>
      <w:r w:rsidRPr="00224C21">
        <w:rPr>
          <w:rFonts w:ascii="Times New Roman" w:hAnsi="Times New Roman" w:cs="Times New Roman"/>
          <w:sz w:val="24"/>
          <w:szCs w:val="24"/>
        </w:rPr>
        <w:fldChar w:fldCharType="separate"/>
      </w:r>
      <w:r w:rsidRPr="00224C21">
        <w:rPr>
          <w:rFonts w:ascii="Times New Roman" w:hAnsi="Times New Roman" w:cs="Times New Roman"/>
          <w:noProof/>
          <w:sz w:val="24"/>
          <w:szCs w:val="24"/>
        </w:rPr>
        <w:t>(McElreath Richard, 2020)</w:t>
      </w:r>
      <w:r w:rsidRPr="00224C21">
        <w:rPr>
          <w:rFonts w:ascii="Times New Roman" w:hAnsi="Times New Roman" w:cs="Times New Roman"/>
          <w:sz w:val="24"/>
          <w:szCs w:val="24"/>
        </w:rPr>
        <w:fldChar w:fldCharType="end"/>
      </w:r>
      <w:r w:rsidRPr="00224C21">
        <w:rPr>
          <w:rFonts w:ascii="Times New Roman" w:hAnsi="Times New Roman" w:cs="Times New Roman"/>
          <w:sz w:val="24"/>
          <w:szCs w:val="24"/>
        </w:rPr>
        <w:t xml:space="preserve">. Finally, the use of varying intercepts automatically adjusts for unbalanced data so that no single sample dominates the inference. </w:t>
      </w:r>
      <w:del w:id="205" w:author="Wesner, Jeff S [2]" w:date="2022-08-16T10:18:00Z">
        <w:r w:rsidRPr="00224C21" w:rsidDel="0060587B">
          <w:rPr>
            <w:rFonts w:ascii="Times New Roman" w:hAnsi="Times New Roman" w:cs="Times New Roman"/>
            <w:sz w:val="24"/>
            <w:szCs w:val="24"/>
          </w:rPr>
          <w:delText>The “generalized” part of these models is through the choice of likelihood. In these models, we used either Beta or Gamma likelihoods, b</w:delText>
        </w:r>
      </w:del>
      <w:del w:id="206" w:author="Wesner, Jeff S [2]" w:date="2022-08-16T12:58:00Z">
        <w:r w:rsidRPr="00224C21" w:rsidDel="0007112E">
          <w:rPr>
            <w:rFonts w:ascii="Times New Roman" w:hAnsi="Times New Roman" w:cs="Times New Roman"/>
            <w:sz w:val="24"/>
            <w:szCs w:val="24"/>
          </w:rPr>
          <w:delText xml:space="preserve">ecause the data were either restricted to the 0-1 range (e.g., Bray-Curtis). This </w:delText>
        </w:r>
      </w:del>
      <w:del w:id="207" w:author="Wesner, Jeff S [2]" w:date="2022-08-16T10:18:00Z">
        <w:r w:rsidRPr="00224C21" w:rsidDel="0060587B">
          <w:rPr>
            <w:rFonts w:ascii="Times New Roman" w:hAnsi="Times New Roman" w:cs="Times New Roman"/>
            <w:sz w:val="24"/>
            <w:szCs w:val="24"/>
          </w:rPr>
          <w:delText xml:space="preserve">approach </w:delText>
        </w:r>
      </w:del>
      <w:del w:id="208" w:author="Wesner, Jeff S [2]" w:date="2022-08-16T12:58:00Z">
        <w:r w:rsidRPr="00224C21" w:rsidDel="0007112E">
          <w:rPr>
            <w:rFonts w:ascii="Times New Roman" w:hAnsi="Times New Roman" w:cs="Times New Roman"/>
            <w:sz w:val="24"/>
            <w:szCs w:val="24"/>
          </w:rPr>
          <w:delText xml:space="preserve">differs somewhat from the common approach of transforming data to fit assumptions of Gaussian likelihood (i.e., continuous values from negative to positive infinity). </w:delText>
        </w:r>
      </w:del>
      <w:del w:id="209" w:author="Wesner, Jeff S [2]" w:date="2022-08-16T10:21:00Z">
        <w:r w:rsidRPr="00224C21" w:rsidDel="0060587B">
          <w:rPr>
            <w:rFonts w:ascii="Times New Roman" w:hAnsi="Times New Roman" w:cs="Times New Roman"/>
            <w:sz w:val="24"/>
            <w:szCs w:val="24"/>
          </w:rPr>
          <w:delText xml:space="preserve">Because our data cannot take on values that are negative, rather than transforming them, we simply use a different likelihood with support for the data. </w:delText>
        </w:r>
      </w:del>
      <w:del w:id="210" w:author="Wesner, Jeff S [2]" w:date="2022-08-16T12:58:00Z">
        <w:r w:rsidRPr="00224C21" w:rsidDel="0007112E">
          <w:rPr>
            <w:rFonts w:ascii="Times New Roman" w:hAnsi="Times New Roman" w:cs="Times New Roman"/>
            <w:sz w:val="24"/>
            <w:szCs w:val="24"/>
          </w:rPr>
          <w:delText>The advantage of this approach is that the predictions of our model are on the scale of the measured outcome</w:delText>
        </w:r>
      </w:del>
      <w:del w:id="211" w:author="Wesner, Jeff S [2]" w:date="2022-08-16T10:21:00Z">
        <w:r w:rsidRPr="00224C21" w:rsidDel="008839DA">
          <w:rPr>
            <w:rFonts w:ascii="Times New Roman" w:hAnsi="Times New Roman" w:cs="Times New Roman"/>
            <w:sz w:val="24"/>
            <w:szCs w:val="24"/>
          </w:rPr>
          <w:delText>,</w:delText>
        </w:r>
      </w:del>
      <w:del w:id="212" w:author="Wesner, Jeff S [2]" w:date="2022-08-16T12:58:00Z">
        <w:r w:rsidRPr="00224C21" w:rsidDel="0007112E">
          <w:rPr>
            <w:rFonts w:ascii="Times New Roman" w:hAnsi="Times New Roman" w:cs="Times New Roman"/>
            <w:sz w:val="24"/>
            <w:szCs w:val="24"/>
          </w:rPr>
          <w:delText xml:space="preserve"> and the model predictions are</w:delText>
        </w:r>
      </w:del>
      <w:del w:id="213" w:author="Wesner, Jeff S [2]" w:date="2022-08-16T10:21:00Z">
        <w:r w:rsidRPr="00224C21" w:rsidDel="00F753C6">
          <w:rPr>
            <w:rFonts w:ascii="Times New Roman" w:hAnsi="Times New Roman" w:cs="Times New Roman"/>
            <w:sz w:val="24"/>
            <w:szCs w:val="24"/>
          </w:rPr>
          <w:delText xml:space="preserve"> also</w:delText>
        </w:r>
      </w:del>
      <w:del w:id="214" w:author="Wesner, Jeff S [2]" w:date="2022-08-16T12:58:00Z">
        <w:r w:rsidRPr="00224C21" w:rsidDel="0007112E">
          <w:rPr>
            <w:rFonts w:ascii="Times New Roman" w:hAnsi="Times New Roman" w:cs="Times New Roman"/>
            <w:sz w:val="24"/>
            <w:szCs w:val="24"/>
          </w:rPr>
          <w:delText xml:space="preserve"> not impacted by Jensen’s inequality.</w:delText>
        </w:r>
      </w:del>
      <w:r w:rsidRPr="00224C21">
        <w:rPr>
          <w:rFonts w:ascii="Times New Roman" w:hAnsi="Times New Roman" w:cs="Times New Roman"/>
          <w:sz w:val="24"/>
          <w:szCs w:val="24"/>
        </w:rPr>
        <w:t xml:space="preserve"> </w:t>
      </w:r>
    </w:p>
    <w:p w14:paraId="3BF2E047" w14:textId="27AE4A62" w:rsidR="00E1078E" w:rsidRPr="0007112E" w:rsidDel="00F753C6" w:rsidRDefault="00E1078E" w:rsidP="00E1078E">
      <w:pPr>
        <w:spacing w:line="480" w:lineRule="auto"/>
        <w:rPr>
          <w:del w:id="215" w:author="Wesner, Jeff S [2]" w:date="2022-08-16T10:22:00Z"/>
          <w:rFonts w:ascii="Times New Roman" w:hAnsi="Times New Roman" w:cs="Times New Roman"/>
          <w:sz w:val="24"/>
          <w:szCs w:val="24"/>
          <w:rPrChange w:id="216" w:author="Wesner, Jeff S [2]" w:date="2022-08-16T12:58:00Z">
            <w:rPr>
              <w:del w:id="217" w:author="Wesner, Jeff S [2]" w:date="2022-08-16T10:22:00Z"/>
              <w:rFonts w:ascii="Times New Roman" w:hAnsi="Times New Roman" w:cs="Times New Roman"/>
              <w:sz w:val="24"/>
              <w:szCs w:val="24"/>
              <w:highlight w:val="yellow"/>
            </w:rPr>
          </w:rPrChange>
        </w:rPr>
      </w:pPr>
      <w:del w:id="218" w:author="Wesner, Jeff S [2]" w:date="2022-08-16T10:22:00Z">
        <w:r w:rsidRPr="0007112E" w:rsidDel="00F753C6">
          <w:rPr>
            <w:rFonts w:ascii="Times New Roman" w:hAnsi="Times New Roman" w:cs="Times New Roman"/>
            <w:sz w:val="24"/>
            <w:szCs w:val="24"/>
            <w:rPrChange w:id="219" w:author="Wesner, Jeff S [2]" w:date="2022-08-16T12:58:00Z">
              <w:rPr>
                <w:rFonts w:ascii="Times New Roman" w:hAnsi="Times New Roman" w:cs="Times New Roman"/>
                <w:sz w:val="24"/>
                <w:szCs w:val="24"/>
                <w:highlight w:val="yellow"/>
              </w:rPr>
            </w:rPrChange>
          </w:rPr>
          <w:delText>The structure of each model is relatively simple, given by:   TBD</w:delText>
        </w:r>
      </w:del>
    </w:p>
    <w:p w14:paraId="23CA7450" w14:textId="7BB07987" w:rsidR="00B15095" w:rsidRDefault="00E1078E" w:rsidP="00A570A8">
      <w:pPr>
        <w:tabs>
          <w:tab w:val="left" w:pos="7359"/>
        </w:tabs>
        <w:spacing w:line="480" w:lineRule="auto"/>
        <w:outlineLvl w:val="0"/>
        <w:rPr>
          <w:rFonts w:ascii="Times New Roman" w:hAnsi="Times New Roman" w:cs="Times New Roman"/>
          <w:sz w:val="24"/>
          <w:szCs w:val="24"/>
        </w:rPr>
      </w:pPr>
      <w:r w:rsidRPr="0007112E">
        <w:rPr>
          <w:rFonts w:ascii="Times New Roman" w:hAnsi="Times New Roman" w:cs="Times New Roman"/>
          <w:sz w:val="24"/>
          <w:szCs w:val="24"/>
          <w:rPrChange w:id="220" w:author="Wesner, Jeff S [2]" w:date="2022-08-16T12:58:00Z">
            <w:rPr>
              <w:rFonts w:ascii="Times New Roman" w:hAnsi="Times New Roman" w:cs="Times New Roman"/>
              <w:sz w:val="24"/>
              <w:szCs w:val="24"/>
              <w:highlight w:val="yellow"/>
            </w:rPr>
          </w:rPrChange>
        </w:rPr>
        <w:t xml:space="preserve">We fit </w:t>
      </w:r>
      <w:del w:id="221" w:author="Wesner, Jeff S [2]" w:date="2022-08-16T13:02:00Z">
        <w:r w:rsidRPr="0007112E" w:rsidDel="0007112E">
          <w:rPr>
            <w:rFonts w:ascii="Times New Roman" w:hAnsi="Times New Roman" w:cs="Times New Roman"/>
            <w:sz w:val="24"/>
            <w:szCs w:val="24"/>
            <w:rPrChange w:id="222" w:author="Wesner, Jeff S [2]" w:date="2022-08-16T12:58:00Z">
              <w:rPr>
                <w:rFonts w:ascii="Times New Roman" w:hAnsi="Times New Roman" w:cs="Times New Roman"/>
                <w:sz w:val="24"/>
                <w:szCs w:val="24"/>
                <w:highlight w:val="yellow"/>
              </w:rPr>
            </w:rPrChange>
          </w:rPr>
          <w:delText>these models</w:delText>
        </w:r>
      </w:del>
      <w:ins w:id="223" w:author="Wesner, Jeff S [2]" w:date="2022-08-16T13:02:00Z">
        <w:r w:rsidR="0007112E">
          <w:rPr>
            <w:rFonts w:ascii="Times New Roman" w:hAnsi="Times New Roman" w:cs="Times New Roman"/>
            <w:sz w:val="24"/>
            <w:szCs w:val="24"/>
          </w:rPr>
          <w:t>the model</w:t>
        </w:r>
      </w:ins>
      <w:r w:rsidRPr="0007112E">
        <w:rPr>
          <w:rFonts w:ascii="Times New Roman" w:hAnsi="Times New Roman" w:cs="Times New Roman"/>
          <w:sz w:val="24"/>
          <w:szCs w:val="24"/>
          <w:rPrChange w:id="224" w:author="Wesner, Jeff S [2]" w:date="2022-08-16T12:58:00Z">
            <w:rPr>
              <w:rFonts w:ascii="Times New Roman" w:hAnsi="Times New Roman" w:cs="Times New Roman"/>
              <w:sz w:val="24"/>
              <w:szCs w:val="24"/>
              <w:highlight w:val="yellow"/>
            </w:rPr>
          </w:rPrChange>
        </w:rPr>
        <w:t xml:space="preserve"> using Bayesian inference </w:t>
      </w:r>
      <w:del w:id="225" w:author="Wesner, Jeff S [2]" w:date="2022-08-16T12:59:00Z">
        <w:r w:rsidRPr="0007112E" w:rsidDel="0007112E">
          <w:rPr>
            <w:rFonts w:ascii="Times New Roman" w:hAnsi="Times New Roman" w:cs="Times New Roman"/>
            <w:sz w:val="24"/>
            <w:szCs w:val="24"/>
            <w:rPrChange w:id="226" w:author="Wesner, Jeff S [2]" w:date="2022-08-16T12:58:00Z">
              <w:rPr>
                <w:rFonts w:ascii="Times New Roman" w:hAnsi="Times New Roman" w:cs="Times New Roman"/>
                <w:sz w:val="24"/>
                <w:szCs w:val="24"/>
                <w:highlight w:val="yellow"/>
              </w:rPr>
            </w:rPrChange>
          </w:rPr>
          <w:delText>wit</w:delText>
        </w:r>
      </w:del>
      <w:ins w:id="227" w:author="Wesner, Jeff S [2]" w:date="2022-08-16T13:00:00Z">
        <w:r w:rsidR="0007112E">
          <w:rPr>
            <w:rFonts w:ascii="Times New Roman" w:hAnsi="Times New Roman" w:cs="Times New Roman"/>
            <w:sz w:val="24"/>
            <w:szCs w:val="24"/>
          </w:rPr>
          <w:t xml:space="preserve">in R </w:t>
        </w:r>
      </w:ins>
      <w:ins w:id="228" w:author="Wesner, Jeff S [2]" w:date="2022-08-16T13:01:00Z">
        <w:r w:rsidR="0007112E">
          <w:rPr>
            <w:rFonts w:ascii="Times New Roman" w:hAnsi="Times New Roman" w:cs="Times New Roman"/>
            <w:sz w:val="24"/>
            <w:szCs w:val="24"/>
          </w:rPr>
          <w:t xml:space="preserve">version </w:t>
        </w:r>
      </w:ins>
      <w:commentRangeStart w:id="229"/>
      <w:ins w:id="230" w:author="Wesner, Jeff S [2]" w:date="2022-08-16T13:00:00Z">
        <w:r w:rsidR="0007112E" w:rsidRPr="0007112E">
          <w:rPr>
            <w:rFonts w:ascii="Times New Roman" w:hAnsi="Times New Roman" w:cs="Times New Roman"/>
            <w:sz w:val="24"/>
            <w:szCs w:val="24"/>
          </w:rPr>
          <w:t>4.2.0</w:t>
        </w:r>
      </w:ins>
      <w:commentRangeEnd w:id="229"/>
      <w:ins w:id="231" w:author="Wesner, Jeff S [2]" w:date="2022-08-16T13:01:00Z">
        <w:r w:rsidR="0007112E">
          <w:rPr>
            <w:rFonts w:ascii="Times New Roman" w:hAnsi="Times New Roman" w:cs="Times New Roman"/>
            <w:sz w:val="24"/>
            <w:szCs w:val="24"/>
          </w:rPr>
          <w:t xml:space="preserve"> (R Core Team 2022</w:t>
        </w:r>
        <w:r w:rsidR="0007112E">
          <w:rPr>
            <w:rStyle w:val="CommentReference"/>
          </w:rPr>
          <w:commentReference w:id="229"/>
        </w:r>
      </w:ins>
      <w:ins w:id="232" w:author="Wesner, Jeff S [2]" w:date="2022-08-16T13:00:00Z">
        <w:r w:rsidR="0007112E">
          <w:rPr>
            <w:rFonts w:ascii="Times New Roman" w:hAnsi="Times New Roman" w:cs="Times New Roman"/>
            <w:sz w:val="24"/>
            <w:szCs w:val="24"/>
          </w:rPr>
          <w:t>)</w:t>
        </w:r>
      </w:ins>
      <w:del w:id="233" w:author="Wesner, Jeff S [2]" w:date="2022-08-16T12:59:00Z">
        <w:r w:rsidRPr="0007112E" w:rsidDel="0007112E">
          <w:rPr>
            <w:rFonts w:ascii="Times New Roman" w:hAnsi="Times New Roman" w:cs="Times New Roman"/>
            <w:sz w:val="24"/>
            <w:szCs w:val="24"/>
            <w:rPrChange w:id="234" w:author="Wesner, Jeff S [2]" w:date="2022-08-16T12:58:00Z">
              <w:rPr>
                <w:rFonts w:ascii="Times New Roman" w:hAnsi="Times New Roman" w:cs="Times New Roman"/>
                <w:sz w:val="24"/>
                <w:szCs w:val="24"/>
                <w:highlight w:val="yellow"/>
              </w:rPr>
            </w:rPrChange>
          </w:rPr>
          <w:delText>h Stan</w:delText>
        </w:r>
      </w:del>
      <w:r w:rsidRPr="0007112E">
        <w:rPr>
          <w:rFonts w:ascii="Times New Roman" w:hAnsi="Times New Roman" w:cs="Times New Roman"/>
          <w:sz w:val="24"/>
          <w:szCs w:val="24"/>
          <w:rPrChange w:id="235" w:author="Wesner, Jeff S [2]" w:date="2022-08-16T12:58:00Z">
            <w:rPr>
              <w:rFonts w:ascii="Times New Roman" w:hAnsi="Times New Roman" w:cs="Times New Roman"/>
              <w:sz w:val="24"/>
              <w:szCs w:val="24"/>
              <w:highlight w:val="yellow"/>
            </w:rPr>
          </w:rPrChange>
        </w:rPr>
        <w:t xml:space="preserve"> </w:t>
      </w:r>
      <w:ins w:id="236" w:author="Wesner, Jeff S [2]" w:date="2022-08-16T13:02:00Z">
        <w:r w:rsidR="0007112E">
          <w:rPr>
            <w:rFonts w:ascii="Times New Roman" w:hAnsi="Times New Roman" w:cs="Times New Roman"/>
            <w:sz w:val="24"/>
            <w:szCs w:val="24"/>
          </w:rPr>
          <w:t>with the</w:t>
        </w:r>
      </w:ins>
      <w:del w:id="237" w:author="Wesner, Jeff S [2]" w:date="2022-08-16T13:01:00Z">
        <w:r w:rsidRPr="0007112E" w:rsidDel="0007112E">
          <w:rPr>
            <w:rFonts w:ascii="Times New Roman" w:hAnsi="Times New Roman" w:cs="Times New Roman"/>
            <w:sz w:val="24"/>
            <w:szCs w:val="24"/>
            <w:rPrChange w:id="238" w:author="Wesner, Jeff S [2]" w:date="2022-08-16T12:58:00Z">
              <w:rPr>
                <w:rFonts w:ascii="Times New Roman" w:hAnsi="Times New Roman" w:cs="Times New Roman"/>
                <w:sz w:val="24"/>
                <w:szCs w:val="24"/>
                <w:highlight w:val="yellow"/>
              </w:rPr>
            </w:rPrChange>
          </w:rPr>
          <w:delText>via</w:delText>
        </w:r>
      </w:del>
      <w:r w:rsidRPr="0007112E">
        <w:rPr>
          <w:rFonts w:ascii="Times New Roman" w:hAnsi="Times New Roman" w:cs="Times New Roman"/>
          <w:sz w:val="24"/>
          <w:szCs w:val="24"/>
          <w:rPrChange w:id="239" w:author="Wesner, Jeff S [2]" w:date="2022-08-16T12:58:00Z">
            <w:rPr>
              <w:rFonts w:ascii="Times New Roman" w:hAnsi="Times New Roman" w:cs="Times New Roman"/>
              <w:sz w:val="24"/>
              <w:szCs w:val="24"/>
              <w:highlight w:val="yellow"/>
            </w:rPr>
          </w:rPrChange>
        </w:rPr>
        <w:t xml:space="preserve"> </w:t>
      </w:r>
      <w:ins w:id="240" w:author="Wesner, Jeff S [2]" w:date="2022-08-16T12:58:00Z">
        <w:r w:rsidR="0007112E" w:rsidRPr="0007112E">
          <w:rPr>
            <w:rFonts w:ascii="Times New Roman" w:hAnsi="Times New Roman" w:cs="Times New Roman"/>
            <w:i/>
            <w:sz w:val="24"/>
            <w:szCs w:val="24"/>
            <w:rPrChange w:id="241" w:author="Wesner, Jeff S [2]" w:date="2022-08-16T12:58:00Z">
              <w:rPr>
                <w:rFonts w:ascii="Times New Roman" w:hAnsi="Times New Roman" w:cs="Times New Roman"/>
                <w:i/>
                <w:sz w:val="24"/>
                <w:szCs w:val="24"/>
                <w:highlight w:val="yellow"/>
              </w:rPr>
            </w:rPrChange>
          </w:rPr>
          <w:t>b</w:t>
        </w:r>
      </w:ins>
      <w:del w:id="242" w:author="Wesner, Jeff S [2]" w:date="2022-08-16T12:58:00Z">
        <w:r w:rsidRPr="0007112E" w:rsidDel="0007112E">
          <w:rPr>
            <w:rFonts w:ascii="Times New Roman" w:hAnsi="Times New Roman" w:cs="Times New Roman"/>
            <w:i/>
            <w:sz w:val="24"/>
            <w:szCs w:val="24"/>
            <w:rPrChange w:id="243" w:author="Wesner, Jeff S [2]" w:date="2022-08-16T12:58:00Z">
              <w:rPr>
                <w:rFonts w:ascii="Times New Roman" w:hAnsi="Times New Roman" w:cs="Times New Roman"/>
                <w:i/>
                <w:sz w:val="24"/>
                <w:szCs w:val="24"/>
                <w:highlight w:val="yellow"/>
              </w:rPr>
            </w:rPrChange>
          </w:rPr>
          <w:delText>B</w:delText>
        </w:r>
      </w:del>
      <w:r w:rsidRPr="0007112E">
        <w:rPr>
          <w:rFonts w:ascii="Times New Roman" w:hAnsi="Times New Roman" w:cs="Times New Roman"/>
          <w:i/>
          <w:sz w:val="24"/>
          <w:szCs w:val="24"/>
          <w:rPrChange w:id="244" w:author="Wesner, Jeff S [2]" w:date="2022-08-16T12:58:00Z">
            <w:rPr>
              <w:rFonts w:ascii="Times New Roman" w:hAnsi="Times New Roman" w:cs="Times New Roman"/>
              <w:i/>
              <w:sz w:val="24"/>
              <w:szCs w:val="24"/>
              <w:highlight w:val="yellow"/>
            </w:rPr>
          </w:rPrChange>
        </w:rPr>
        <w:t>rms</w:t>
      </w:r>
      <w:ins w:id="245" w:author="Wesner, Jeff S [2]" w:date="2022-08-16T13:02:00Z">
        <w:r w:rsidR="0007112E">
          <w:rPr>
            <w:rFonts w:ascii="Times New Roman" w:hAnsi="Times New Roman" w:cs="Times New Roman"/>
            <w:sz w:val="24"/>
            <w:szCs w:val="24"/>
          </w:rPr>
          <w:t xml:space="preserve"> package (</w:t>
        </w:r>
      </w:ins>
      <w:proofErr w:type="spellStart"/>
      <w:ins w:id="246" w:author="Wesner, Jeff S [2]" w:date="2022-08-16T13:03:00Z">
        <w:r w:rsidR="0007112E" w:rsidRPr="0007112E">
          <w:rPr>
            <w:rFonts w:ascii="Times New Roman" w:hAnsi="Times New Roman" w:cs="Times New Roman"/>
            <w:sz w:val="24"/>
            <w:szCs w:val="24"/>
          </w:rPr>
          <w:t>Bürkner</w:t>
        </w:r>
        <w:commentRangeStart w:id="247"/>
        <w:proofErr w:type="spellEnd"/>
        <w:r w:rsidR="0007112E">
          <w:rPr>
            <w:rFonts w:ascii="Times New Roman" w:hAnsi="Times New Roman" w:cs="Times New Roman"/>
            <w:sz w:val="24"/>
            <w:szCs w:val="24"/>
          </w:rPr>
          <w:t xml:space="preserve"> 2017</w:t>
        </w:r>
        <w:commentRangeEnd w:id="247"/>
        <w:r w:rsidR="0007112E">
          <w:rPr>
            <w:rStyle w:val="CommentReference"/>
          </w:rPr>
          <w:commentReference w:id="247"/>
        </w:r>
        <w:r w:rsidR="0007112E">
          <w:rPr>
            <w:rFonts w:ascii="Times New Roman" w:hAnsi="Times New Roman" w:cs="Times New Roman"/>
            <w:sz w:val="24"/>
            <w:szCs w:val="24"/>
          </w:rPr>
          <w:t>)</w:t>
        </w:r>
      </w:ins>
      <w:r w:rsidRPr="0007112E">
        <w:rPr>
          <w:rFonts w:ascii="Times New Roman" w:hAnsi="Times New Roman" w:cs="Times New Roman"/>
          <w:sz w:val="24"/>
          <w:szCs w:val="24"/>
          <w:rPrChange w:id="248" w:author="Wesner, Jeff S [2]" w:date="2022-08-16T12:58:00Z">
            <w:rPr>
              <w:rFonts w:ascii="Times New Roman" w:hAnsi="Times New Roman" w:cs="Times New Roman"/>
              <w:sz w:val="24"/>
              <w:szCs w:val="24"/>
              <w:highlight w:val="yellow"/>
            </w:rPr>
          </w:rPrChange>
        </w:rPr>
        <w:t>. Posteriors were explored</w:t>
      </w:r>
      <w:ins w:id="249" w:author="Wesner, Jeff S [2]" w:date="2022-08-16T13:03:00Z">
        <w:r w:rsidR="0007112E">
          <w:rPr>
            <w:rFonts w:ascii="Times New Roman" w:hAnsi="Times New Roman" w:cs="Times New Roman"/>
            <w:sz w:val="24"/>
            <w:szCs w:val="24"/>
          </w:rPr>
          <w:t xml:space="preserve"> in </w:t>
        </w:r>
        <w:proofErr w:type="spellStart"/>
        <w:r w:rsidR="0007112E">
          <w:rPr>
            <w:rFonts w:ascii="Times New Roman" w:hAnsi="Times New Roman" w:cs="Times New Roman"/>
            <w:i/>
            <w:sz w:val="24"/>
            <w:szCs w:val="24"/>
          </w:rPr>
          <w:t>rstan</w:t>
        </w:r>
        <w:proofErr w:type="spellEnd"/>
        <w:r w:rsidR="0007112E">
          <w:rPr>
            <w:rFonts w:ascii="Times New Roman" w:hAnsi="Times New Roman" w:cs="Times New Roman"/>
            <w:sz w:val="24"/>
            <w:szCs w:val="24"/>
          </w:rPr>
          <w:t xml:space="preserve"> </w:t>
        </w:r>
      </w:ins>
      <w:ins w:id="250" w:author="Wesner, Jeff S [2]" w:date="2022-08-16T13:07:00Z">
        <w:r w:rsidR="0082149C">
          <w:rPr>
            <w:rFonts w:ascii="Times New Roman" w:hAnsi="Times New Roman" w:cs="Times New Roman"/>
            <w:sz w:val="24"/>
            <w:szCs w:val="24"/>
          </w:rPr>
          <w:t>(</w:t>
        </w:r>
        <w:commentRangeStart w:id="251"/>
        <w:r w:rsidR="0082149C">
          <w:rPr>
            <w:rFonts w:ascii="Times New Roman" w:hAnsi="Times New Roman" w:cs="Times New Roman"/>
            <w:sz w:val="24"/>
            <w:szCs w:val="24"/>
          </w:rPr>
          <w:t>Stan Development Team 2022</w:t>
        </w:r>
        <w:commentRangeEnd w:id="251"/>
        <w:r w:rsidR="0082149C">
          <w:rPr>
            <w:rStyle w:val="CommentReference"/>
          </w:rPr>
          <w:commentReference w:id="251"/>
        </w:r>
        <w:r w:rsidR="0082149C">
          <w:rPr>
            <w:rFonts w:ascii="Times New Roman" w:hAnsi="Times New Roman" w:cs="Times New Roman"/>
            <w:sz w:val="24"/>
            <w:szCs w:val="24"/>
          </w:rPr>
          <w:t>)</w:t>
        </w:r>
      </w:ins>
      <w:r w:rsidRPr="0007112E">
        <w:rPr>
          <w:rFonts w:ascii="Times New Roman" w:hAnsi="Times New Roman" w:cs="Times New Roman"/>
          <w:sz w:val="24"/>
          <w:szCs w:val="24"/>
          <w:rPrChange w:id="252" w:author="Wesner, Jeff S [2]" w:date="2022-08-16T12:58:00Z">
            <w:rPr>
              <w:rFonts w:ascii="Times New Roman" w:hAnsi="Times New Roman" w:cs="Times New Roman"/>
              <w:sz w:val="24"/>
              <w:szCs w:val="24"/>
              <w:highlight w:val="yellow"/>
            </w:rPr>
          </w:rPrChange>
        </w:rPr>
        <w:t xml:space="preserve"> with Hamiltonion Monte Carlo (No-U-Turn sampler). </w:t>
      </w:r>
      <w:del w:id="253" w:author="Wesner, Jeff S [2]" w:date="2022-08-16T13:08:00Z">
        <w:r w:rsidRPr="0007112E" w:rsidDel="0082149C">
          <w:rPr>
            <w:rFonts w:ascii="Times New Roman" w:hAnsi="Times New Roman" w:cs="Times New Roman"/>
            <w:sz w:val="24"/>
            <w:szCs w:val="24"/>
            <w:rPrChange w:id="254" w:author="Wesner, Jeff S [2]" w:date="2022-08-16T12:58:00Z">
              <w:rPr>
                <w:rFonts w:ascii="Times New Roman" w:hAnsi="Times New Roman" w:cs="Times New Roman"/>
                <w:sz w:val="24"/>
                <w:szCs w:val="24"/>
                <w:highlight w:val="yellow"/>
              </w:rPr>
            </w:rPrChange>
          </w:rPr>
          <w:delText>MORE…T</w:delText>
        </w:r>
      </w:del>
      <w:ins w:id="255" w:author="Wesner, Jeff S [2]" w:date="2022-08-16T13:09:00Z">
        <w:r w:rsidR="0082149C">
          <w:rPr>
            <w:rFonts w:ascii="Times New Roman" w:hAnsi="Times New Roman" w:cs="Times New Roman"/>
            <w:sz w:val="24"/>
            <w:szCs w:val="24"/>
          </w:rPr>
          <w:t xml:space="preserve">We used 4 chains with 2000 iterations each and the first 1000 discarded as warmup. </w:t>
        </w:r>
      </w:ins>
      <w:ins w:id="256" w:author="Wesner, Jeff S [2]" w:date="2022-08-16T13:10:00Z">
        <w:r w:rsidR="0082149C">
          <w:rPr>
            <w:rFonts w:ascii="Times New Roman" w:hAnsi="Times New Roman" w:cs="Times New Roman"/>
            <w:sz w:val="24"/>
            <w:szCs w:val="24"/>
          </w:rPr>
          <w:t>Model convergence was checked by ensuring that all R-hats were &lt;1.1 and by visually assessing the chains</w:t>
        </w:r>
      </w:ins>
      <w:ins w:id="257" w:author="Wesner, Jeff S [2]" w:date="2022-08-16T13:13:00Z">
        <w:r w:rsidR="0082149C">
          <w:rPr>
            <w:rFonts w:ascii="Times New Roman" w:hAnsi="Times New Roman" w:cs="Times New Roman"/>
            <w:sz w:val="24"/>
            <w:szCs w:val="24"/>
          </w:rPr>
          <w:t xml:space="preserve"> for mixing</w:t>
        </w:r>
      </w:ins>
      <w:del w:id="258" w:author="Wesner, Jeff S [2]" w:date="2022-08-16T13:08:00Z">
        <w:r w:rsidRPr="0007112E" w:rsidDel="0082149C">
          <w:rPr>
            <w:rFonts w:ascii="Times New Roman" w:hAnsi="Times New Roman" w:cs="Times New Roman"/>
            <w:sz w:val="24"/>
            <w:szCs w:val="24"/>
            <w:rPrChange w:id="259" w:author="Wesner, Jeff S [2]" w:date="2022-08-16T12:58:00Z">
              <w:rPr>
                <w:rFonts w:ascii="Times New Roman" w:hAnsi="Times New Roman" w:cs="Times New Roman"/>
                <w:sz w:val="24"/>
                <w:szCs w:val="24"/>
                <w:highlight w:val="yellow"/>
              </w:rPr>
            </w:rPrChange>
          </w:rPr>
          <w:delText>BD</w:delText>
        </w:r>
      </w:del>
      <w:r w:rsidRPr="0007112E">
        <w:rPr>
          <w:rFonts w:ascii="Times New Roman" w:hAnsi="Times New Roman" w:cs="Times New Roman"/>
          <w:sz w:val="24"/>
          <w:szCs w:val="24"/>
          <w:rPrChange w:id="260" w:author="Wesner, Jeff S [2]" w:date="2022-08-16T12:58:00Z">
            <w:rPr>
              <w:rFonts w:ascii="Times New Roman" w:hAnsi="Times New Roman" w:cs="Times New Roman"/>
              <w:sz w:val="24"/>
              <w:szCs w:val="24"/>
              <w:highlight w:val="yellow"/>
            </w:rPr>
          </w:rPrChange>
        </w:rPr>
        <w:t>.</w:t>
      </w:r>
      <w:r>
        <w:rPr>
          <w:rFonts w:ascii="Times New Roman" w:hAnsi="Times New Roman" w:cs="Times New Roman"/>
          <w:sz w:val="24"/>
          <w:szCs w:val="24"/>
        </w:rPr>
        <w:t xml:space="preserve">    </w:t>
      </w:r>
    </w:p>
    <w:p w14:paraId="2E7C522C" w14:textId="379E7646" w:rsidR="009A1C33" w:rsidRPr="00FD1C7C" w:rsidRDefault="009A1C33" w:rsidP="009A1C33">
      <w:pPr>
        <w:tabs>
          <w:tab w:val="left" w:pos="7359"/>
        </w:tabs>
        <w:spacing w:line="480" w:lineRule="auto"/>
        <w:outlineLvl w:val="0"/>
        <w:rPr>
          <w:rFonts w:ascii="Times New Roman" w:hAnsi="Times New Roman" w:cs="Times New Roman"/>
          <w:b/>
          <w:bCs/>
          <w:sz w:val="24"/>
          <w:szCs w:val="24"/>
        </w:rPr>
      </w:pPr>
      <w:r w:rsidRPr="00FD1C7C">
        <w:rPr>
          <w:rFonts w:ascii="Times New Roman" w:hAnsi="Times New Roman" w:cs="Times New Roman"/>
          <w:b/>
          <w:bCs/>
          <w:sz w:val="24"/>
          <w:szCs w:val="24"/>
        </w:rPr>
        <w:t>Results</w:t>
      </w:r>
    </w:p>
    <w:p w14:paraId="2BD320A1" w14:textId="7FA06A10" w:rsidR="008C645B" w:rsidRPr="008C645B" w:rsidRDefault="008C645B" w:rsidP="008C645B">
      <w:pPr>
        <w:tabs>
          <w:tab w:val="left" w:pos="7359"/>
        </w:tabs>
        <w:spacing w:line="480" w:lineRule="auto"/>
        <w:outlineLvl w:val="0"/>
        <w:rPr>
          <w:rFonts w:ascii="Times New Roman" w:hAnsi="Times New Roman" w:cs="Times New Roman"/>
          <w:i/>
          <w:iCs/>
          <w:sz w:val="24"/>
          <w:szCs w:val="24"/>
        </w:rPr>
      </w:pPr>
      <w:r w:rsidRPr="008C645B">
        <w:rPr>
          <w:rFonts w:ascii="Times New Roman" w:hAnsi="Times New Roman" w:cs="Times New Roman"/>
          <w:i/>
          <w:iCs/>
          <w:sz w:val="24"/>
          <w:szCs w:val="24"/>
        </w:rPr>
        <w:t>Macroinvertebrate summary</w:t>
      </w:r>
    </w:p>
    <w:p w14:paraId="1518BC05" w14:textId="4C776490" w:rsidR="00B9414A" w:rsidRDefault="00B9414A" w:rsidP="00C1514F">
      <w:pPr>
        <w:tabs>
          <w:tab w:val="left" w:pos="7359"/>
        </w:tabs>
        <w:spacing w:line="480" w:lineRule="auto"/>
        <w:ind w:firstLine="720"/>
        <w:outlineLvl w:val="0"/>
        <w:rPr>
          <w:rFonts w:ascii="Times New Roman" w:hAnsi="Times New Roman" w:cs="Times New Roman"/>
          <w:sz w:val="24"/>
          <w:szCs w:val="24"/>
        </w:rPr>
      </w:pPr>
      <w:r>
        <w:rPr>
          <w:rFonts w:ascii="Times New Roman" w:hAnsi="Times New Roman" w:cs="Times New Roman"/>
          <w:sz w:val="24"/>
          <w:szCs w:val="24"/>
        </w:rPr>
        <w:t>We obtained 4</w:t>
      </w:r>
      <w:r w:rsidR="002572BF">
        <w:rPr>
          <w:rFonts w:ascii="Times New Roman" w:hAnsi="Times New Roman" w:cs="Times New Roman"/>
          <w:sz w:val="24"/>
          <w:szCs w:val="24"/>
        </w:rPr>
        <w:t>5</w:t>
      </w:r>
      <w:r>
        <w:rPr>
          <w:rFonts w:ascii="Times New Roman" w:hAnsi="Times New Roman" w:cs="Times New Roman"/>
          <w:sz w:val="24"/>
          <w:szCs w:val="24"/>
        </w:rPr>
        <w:t xml:space="preserve"> macroinvertebrate samples from 10 NEON sites across the continental USA</w:t>
      </w:r>
      <w:ins w:id="261" w:author="Wesner, Jeff S [2]" w:date="2022-08-16T13:14:00Z">
        <w:r w:rsidR="009D3882">
          <w:rPr>
            <w:rFonts w:ascii="Times New Roman" w:hAnsi="Times New Roman" w:cs="Times New Roman"/>
            <w:sz w:val="24"/>
            <w:szCs w:val="24"/>
          </w:rPr>
          <w:t>, with each sample representing 1-5 individuals</w:t>
        </w:r>
      </w:ins>
      <w:ins w:id="262" w:author="Wesner, Jeff S [2]" w:date="2022-08-16T13:18:00Z">
        <w:r w:rsidR="00FC0FFB">
          <w:rPr>
            <w:rFonts w:ascii="Times New Roman" w:hAnsi="Times New Roman" w:cs="Times New Roman"/>
            <w:sz w:val="24"/>
            <w:szCs w:val="24"/>
          </w:rPr>
          <w:t xml:space="preserve"> from a single genus or family</w:t>
        </w:r>
      </w:ins>
      <w:r w:rsidR="00521B64">
        <w:rPr>
          <w:rFonts w:ascii="Times New Roman" w:hAnsi="Times New Roman" w:cs="Times New Roman"/>
          <w:sz w:val="24"/>
          <w:szCs w:val="24"/>
        </w:rPr>
        <w:t xml:space="preserve">. </w:t>
      </w:r>
      <w:del w:id="263" w:author="Wesner, Jeff S [2]" w:date="2022-08-16T13:14:00Z">
        <w:r w:rsidR="00521B64" w:rsidDel="009D3882">
          <w:rPr>
            <w:rFonts w:ascii="Times New Roman" w:hAnsi="Times New Roman" w:cs="Times New Roman"/>
            <w:sz w:val="24"/>
            <w:szCs w:val="24"/>
          </w:rPr>
          <w:delText>However, only 4</w:delText>
        </w:r>
        <w:r w:rsidR="002572BF" w:rsidDel="009D3882">
          <w:rPr>
            <w:rFonts w:ascii="Times New Roman" w:hAnsi="Times New Roman" w:cs="Times New Roman"/>
            <w:sz w:val="24"/>
            <w:szCs w:val="24"/>
          </w:rPr>
          <w:delText>1</w:delText>
        </w:r>
        <w:r w:rsidR="008519A4" w:rsidDel="009D3882">
          <w:rPr>
            <w:rFonts w:ascii="Times New Roman" w:hAnsi="Times New Roman" w:cs="Times New Roman"/>
            <w:sz w:val="24"/>
            <w:szCs w:val="24"/>
          </w:rPr>
          <w:delText xml:space="preserve"> were used</w:delText>
        </w:r>
        <w:r w:rsidR="00521B64" w:rsidDel="009D3882">
          <w:rPr>
            <w:rFonts w:ascii="Times New Roman" w:hAnsi="Times New Roman" w:cs="Times New Roman"/>
            <w:sz w:val="24"/>
            <w:szCs w:val="24"/>
          </w:rPr>
          <w:delText xml:space="preserve"> a</w:delText>
        </w:r>
      </w:del>
      <w:ins w:id="264" w:author="Wesner, Jeff S [2]" w:date="2022-08-16T13:14:00Z">
        <w:r w:rsidR="009D3882">
          <w:rPr>
            <w:rFonts w:ascii="Times New Roman" w:hAnsi="Times New Roman" w:cs="Times New Roman"/>
            <w:sz w:val="24"/>
            <w:szCs w:val="24"/>
          </w:rPr>
          <w:t>A</w:t>
        </w:r>
      </w:ins>
      <w:r w:rsidR="00521B64">
        <w:rPr>
          <w:rFonts w:ascii="Times New Roman" w:hAnsi="Times New Roman" w:cs="Times New Roman"/>
          <w:sz w:val="24"/>
          <w:szCs w:val="24"/>
        </w:rPr>
        <w:t xml:space="preserve">fter </w:t>
      </w:r>
      <w:del w:id="265" w:author="Wesner, Jeff S [2]" w:date="2022-08-16T13:15:00Z">
        <w:r w:rsidR="00521B64" w:rsidDel="009D3882">
          <w:rPr>
            <w:rFonts w:ascii="Times New Roman" w:hAnsi="Times New Roman" w:cs="Times New Roman"/>
            <w:sz w:val="24"/>
            <w:szCs w:val="24"/>
          </w:rPr>
          <w:delText>we removed</w:delText>
        </w:r>
      </w:del>
      <w:ins w:id="266" w:author="Wesner, Jeff S [2]" w:date="2022-08-16T13:15:00Z">
        <w:r w:rsidR="009D3882">
          <w:rPr>
            <w:rFonts w:ascii="Times New Roman" w:hAnsi="Times New Roman" w:cs="Times New Roman"/>
            <w:sz w:val="24"/>
            <w:szCs w:val="24"/>
          </w:rPr>
          <w:t>removing</w:t>
        </w:r>
      </w:ins>
      <w:r w:rsidR="00521B64">
        <w:rPr>
          <w:rFonts w:ascii="Times New Roman" w:hAnsi="Times New Roman" w:cs="Times New Roman"/>
          <w:sz w:val="24"/>
          <w:szCs w:val="24"/>
        </w:rPr>
        <w:t xml:space="preserve"> </w:t>
      </w:r>
      <w:r w:rsidR="002572BF">
        <w:rPr>
          <w:rFonts w:ascii="Times New Roman" w:hAnsi="Times New Roman" w:cs="Times New Roman"/>
          <w:sz w:val="24"/>
          <w:szCs w:val="24"/>
        </w:rPr>
        <w:t>four</w:t>
      </w:r>
      <w:r w:rsidR="00521B64">
        <w:rPr>
          <w:rFonts w:ascii="Times New Roman" w:hAnsi="Times New Roman" w:cs="Times New Roman"/>
          <w:sz w:val="24"/>
          <w:szCs w:val="24"/>
        </w:rPr>
        <w:t xml:space="preserve"> samples </w:t>
      </w:r>
      <w:r w:rsidR="002572BF">
        <w:rPr>
          <w:rFonts w:ascii="Times New Roman" w:hAnsi="Times New Roman" w:cs="Times New Roman"/>
          <w:sz w:val="24"/>
          <w:szCs w:val="24"/>
        </w:rPr>
        <w:t>that did not meet</w:t>
      </w:r>
      <w:r w:rsidR="00521B64">
        <w:rPr>
          <w:rFonts w:ascii="Times New Roman" w:hAnsi="Times New Roman" w:cs="Times New Roman"/>
          <w:sz w:val="24"/>
          <w:szCs w:val="24"/>
        </w:rPr>
        <w:t xml:space="preserve"> sequence quality thresholds</w:t>
      </w:r>
      <w:ins w:id="267" w:author="Wesner, Jeff S [2]" w:date="2022-08-16T13:15:00Z">
        <w:r w:rsidR="009D3882">
          <w:rPr>
            <w:rFonts w:ascii="Times New Roman" w:hAnsi="Times New Roman" w:cs="Times New Roman"/>
            <w:sz w:val="24"/>
            <w:szCs w:val="24"/>
          </w:rPr>
          <w:t xml:space="preserve">, our final dataset consisted </w:t>
        </w:r>
        <w:r w:rsidR="009D3882">
          <w:rPr>
            <w:rFonts w:ascii="Times New Roman" w:hAnsi="Times New Roman" w:cs="Times New Roman"/>
            <w:sz w:val="24"/>
            <w:szCs w:val="24"/>
          </w:rPr>
          <w:lastRenderedPageBreak/>
          <w:t>of 41 samples</w:t>
        </w:r>
      </w:ins>
      <w:r w:rsidR="00521B64">
        <w:rPr>
          <w:rFonts w:ascii="Times New Roman" w:hAnsi="Times New Roman" w:cs="Times New Roman"/>
          <w:sz w:val="24"/>
          <w:szCs w:val="24"/>
        </w:rPr>
        <w:t xml:space="preserve"> (Table 1)</w:t>
      </w:r>
      <w:r>
        <w:rPr>
          <w:rFonts w:ascii="Times New Roman" w:hAnsi="Times New Roman" w:cs="Times New Roman"/>
          <w:sz w:val="24"/>
          <w:szCs w:val="24"/>
        </w:rPr>
        <w:t xml:space="preserve">. </w:t>
      </w:r>
      <w:del w:id="268" w:author="Wesner, Jeff S [2]" w:date="2022-08-16T13:16:00Z">
        <w:r w:rsidR="00521B64" w:rsidDel="009D3882">
          <w:rPr>
            <w:rFonts w:ascii="Times New Roman" w:hAnsi="Times New Roman" w:cs="Times New Roman"/>
            <w:sz w:val="24"/>
            <w:szCs w:val="24"/>
          </w:rPr>
          <w:delText>Overall, we obtained five different macroinvertebrate samples (different families) from</w:delText>
        </w:r>
        <w:r w:rsidR="00753F24" w:rsidDel="009D3882">
          <w:rPr>
            <w:rFonts w:ascii="Times New Roman" w:hAnsi="Times New Roman" w:cs="Times New Roman"/>
            <w:sz w:val="24"/>
            <w:szCs w:val="24"/>
          </w:rPr>
          <w:delText xml:space="preserve"> five </w:delText>
        </w:r>
        <w:r w:rsidR="00521B64" w:rsidDel="009D3882">
          <w:rPr>
            <w:rFonts w:ascii="Times New Roman" w:hAnsi="Times New Roman" w:cs="Times New Roman"/>
            <w:sz w:val="24"/>
            <w:szCs w:val="24"/>
          </w:rPr>
          <w:delText>NEON site</w:delText>
        </w:r>
        <w:r w:rsidR="008519A4" w:rsidDel="009D3882">
          <w:rPr>
            <w:rFonts w:ascii="Times New Roman" w:hAnsi="Times New Roman" w:cs="Times New Roman"/>
            <w:sz w:val="24"/>
            <w:szCs w:val="24"/>
          </w:rPr>
          <w:delText>s</w:delText>
        </w:r>
        <w:r w:rsidR="00753F24" w:rsidDel="009D3882">
          <w:rPr>
            <w:rFonts w:ascii="Times New Roman" w:hAnsi="Times New Roman" w:cs="Times New Roman"/>
            <w:sz w:val="24"/>
            <w:szCs w:val="24"/>
          </w:rPr>
          <w:delText xml:space="preserve"> [BIGC (n = 5) BLUE (n = </w:delText>
        </w:r>
        <w:commentRangeStart w:id="269"/>
        <w:r w:rsidR="00753F24" w:rsidDel="009D3882">
          <w:rPr>
            <w:rFonts w:ascii="Times New Roman" w:hAnsi="Times New Roman" w:cs="Times New Roman"/>
            <w:sz w:val="24"/>
            <w:szCs w:val="24"/>
          </w:rPr>
          <w:delText>5), LECO (n = 5), MART (n = 5), MCDI (n = 5)]</w:delText>
        </w:r>
        <w:r w:rsidR="00521B64" w:rsidDel="009D3882">
          <w:rPr>
            <w:rFonts w:ascii="Times New Roman" w:hAnsi="Times New Roman" w:cs="Times New Roman"/>
            <w:sz w:val="24"/>
            <w:szCs w:val="24"/>
          </w:rPr>
          <w:delText xml:space="preserve">, </w:delText>
        </w:r>
        <w:r w:rsidR="002572BF" w:rsidDel="009D3882">
          <w:rPr>
            <w:rFonts w:ascii="Times New Roman" w:hAnsi="Times New Roman" w:cs="Times New Roman"/>
            <w:sz w:val="24"/>
            <w:szCs w:val="24"/>
          </w:rPr>
          <w:delText xml:space="preserve">four samples from three sites [ BLDE (n = </w:delText>
        </w:r>
        <w:r w:rsidR="0028407C" w:rsidDel="009D3882">
          <w:rPr>
            <w:rFonts w:ascii="Times New Roman" w:hAnsi="Times New Roman" w:cs="Times New Roman"/>
            <w:sz w:val="24"/>
            <w:szCs w:val="24"/>
          </w:rPr>
          <w:delText>4</w:delText>
        </w:r>
        <w:r w:rsidR="002572BF" w:rsidDel="009D3882">
          <w:rPr>
            <w:rFonts w:ascii="Times New Roman" w:hAnsi="Times New Roman" w:cs="Times New Roman"/>
            <w:sz w:val="24"/>
            <w:szCs w:val="24"/>
          </w:rPr>
          <w:delText xml:space="preserve">), HOPB (n = </w:delText>
        </w:r>
        <w:r w:rsidR="0028407C" w:rsidDel="009D3882">
          <w:rPr>
            <w:rFonts w:ascii="Times New Roman" w:hAnsi="Times New Roman" w:cs="Times New Roman"/>
            <w:sz w:val="24"/>
            <w:szCs w:val="24"/>
          </w:rPr>
          <w:delText>4</w:delText>
        </w:r>
        <w:r w:rsidR="002572BF" w:rsidDel="009D3882">
          <w:rPr>
            <w:rFonts w:ascii="Times New Roman" w:hAnsi="Times New Roman" w:cs="Times New Roman"/>
            <w:sz w:val="24"/>
            <w:szCs w:val="24"/>
          </w:rPr>
          <w:delText xml:space="preserve">), </w:delText>
        </w:r>
      </w:del>
      <w:commentRangeEnd w:id="269"/>
      <w:r w:rsidR="009D3882">
        <w:rPr>
          <w:rStyle w:val="CommentReference"/>
        </w:rPr>
        <w:commentReference w:id="269"/>
      </w:r>
      <w:del w:id="270" w:author="Wesner, Jeff S [2]" w:date="2022-08-16T13:16:00Z">
        <w:r w:rsidR="002572BF" w:rsidDel="009D3882">
          <w:rPr>
            <w:rFonts w:ascii="Times New Roman" w:hAnsi="Times New Roman" w:cs="Times New Roman"/>
            <w:sz w:val="24"/>
            <w:szCs w:val="24"/>
          </w:rPr>
          <w:delText xml:space="preserve">and MCRA (n = </w:delText>
        </w:r>
        <w:r w:rsidR="0028407C" w:rsidDel="009D3882">
          <w:rPr>
            <w:rFonts w:ascii="Times New Roman" w:hAnsi="Times New Roman" w:cs="Times New Roman"/>
            <w:sz w:val="24"/>
            <w:szCs w:val="24"/>
          </w:rPr>
          <w:delText>4</w:delText>
        </w:r>
        <w:r w:rsidR="002572BF" w:rsidDel="009D3882">
          <w:rPr>
            <w:rFonts w:ascii="Times New Roman" w:hAnsi="Times New Roman" w:cs="Times New Roman"/>
            <w:sz w:val="24"/>
            <w:szCs w:val="24"/>
          </w:rPr>
          <w:delText xml:space="preserve">)], and two samples </w:delText>
        </w:r>
        <w:r w:rsidR="0028407C" w:rsidDel="009D3882">
          <w:rPr>
            <w:rFonts w:ascii="Times New Roman" w:hAnsi="Times New Roman" w:cs="Times New Roman"/>
            <w:sz w:val="24"/>
            <w:szCs w:val="24"/>
          </w:rPr>
          <w:delText>from 2</w:delText>
        </w:r>
        <w:r w:rsidR="002572BF" w:rsidDel="009D3882">
          <w:rPr>
            <w:rFonts w:ascii="Times New Roman" w:hAnsi="Times New Roman" w:cs="Times New Roman"/>
            <w:sz w:val="24"/>
            <w:szCs w:val="24"/>
          </w:rPr>
          <w:delText xml:space="preserve"> sites [</w:delText>
        </w:r>
        <w:r w:rsidR="00521B64" w:rsidDel="009D3882">
          <w:rPr>
            <w:rFonts w:ascii="Times New Roman" w:hAnsi="Times New Roman" w:cs="Times New Roman"/>
            <w:sz w:val="24"/>
            <w:szCs w:val="24"/>
          </w:rPr>
          <w:delText xml:space="preserve">POSE (n = 2) and LEWI (n = </w:delText>
        </w:r>
        <w:r w:rsidR="002572BF" w:rsidDel="009D3882">
          <w:rPr>
            <w:rFonts w:ascii="Times New Roman" w:hAnsi="Times New Roman" w:cs="Times New Roman"/>
            <w:sz w:val="24"/>
            <w:szCs w:val="24"/>
          </w:rPr>
          <w:delText>2</w:delText>
        </w:r>
        <w:r w:rsidR="00521B64" w:rsidDel="009D3882">
          <w:rPr>
            <w:rFonts w:ascii="Times New Roman" w:hAnsi="Times New Roman" w:cs="Times New Roman"/>
            <w:sz w:val="24"/>
            <w:szCs w:val="24"/>
          </w:rPr>
          <w:delText>)</w:delText>
        </w:r>
        <w:r w:rsidR="002572BF" w:rsidDel="009D3882">
          <w:rPr>
            <w:rFonts w:ascii="Times New Roman" w:hAnsi="Times New Roman" w:cs="Times New Roman"/>
            <w:sz w:val="24"/>
            <w:szCs w:val="24"/>
          </w:rPr>
          <w:delText xml:space="preserve">] </w:delText>
        </w:r>
        <w:r w:rsidR="00521B64" w:rsidDel="009D3882">
          <w:rPr>
            <w:rFonts w:ascii="Times New Roman" w:hAnsi="Times New Roman" w:cs="Times New Roman"/>
            <w:sz w:val="24"/>
            <w:szCs w:val="24"/>
          </w:rPr>
          <w:delText xml:space="preserve">(Fig. </w:delText>
        </w:r>
        <w:r w:rsidR="00423AC1" w:rsidDel="009D3882">
          <w:rPr>
            <w:rFonts w:ascii="Times New Roman" w:hAnsi="Times New Roman" w:cs="Times New Roman"/>
            <w:sz w:val="24"/>
            <w:szCs w:val="24"/>
          </w:rPr>
          <w:delText>2A</w:delText>
        </w:r>
        <w:r w:rsidR="00521B64" w:rsidDel="009D3882">
          <w:rPr>
            <w:rFonts w:ascii="Times New Roman" w:hAnsi="Times New Roman" w:cs="Times New Roman"/>
            <w:sz w:val="24"/>
            <w:szCs w:val="24"/>
          </w:rPr>
          <w:delText>).</w:delText>
        </w:r>
        <w:r w:rsidR="008C162D" w:rsidDel="009D3882">
          <w:rPr>
            <w:rFonts w:ascii="Times New Roman" w:hAnsi="Times New Roman" w:cs="Times New Roman"/>
            <w:sz w:val="24"/>
            <w:szCs w:val="24"/>
          </w:rPr>
          <w:delText xml:space="preserve"> </w:delText>
        </w:r>
      </w:del>
      <w:r w:rsidR="008C162D">
        <w:rPr>
          <w:rFonts w:ascii="Times New Roman" w:hAnsi="Times New Roman" w:cs="Times New Roman"/>
          <w:sz w:val="24"/>
          <w:szCs w:val="24"/>
        </w:rPr>
        <w:t xml:space="preserve">Taxonomically, the 41 macroinvertebrate samples </w:t>
      </w:r>
      <w:del w:id="271" w:author="Wesner, Jeff S [2]" w:date="2022-08-16T13:18:00Z">
        <w:r w:rsidR="008C162D" w:rsidDel="00FC0FFB">
          <w:rPr>
            <w:rFonts w:ascii="Times New Roman" w:hAnsi="Times New Roman" w:cs="Times New Roman"/>
            <w:sz w:val="24"/>
            <w:szCs w:val="24"/>
          </w:rPr>
          <w:delText>were summarized into</w:delText>
        </w:r>
      </w:del>
      <w:ins w:id="272" w:author="Wesner, Jeff S [2]" w:date="2022-08-16T13:18:00Z">
        <w:r w:rsidR="00FC0FFB">
          <w:rPr>
            <w:rFonts w:ascii="Times New Roman" w:hAnsi="Times New Roman" w:cs="Times New Roman"/>
            <w:sz w:val="24"/>
            <w:szCs w:val="24"/>
          </w:rPr>
          <w:t>came from</w:t>
        </w:r>
      </w:ins>
      <w:r w:rsidR="008C162D">
        <w:rPr>
          <w:rFonts w:ascii="Times New Roman" w:hAnsi="Times New Roman" w:cs="Times New Roman"/>
          <w:sz w:val="24"/>
          <w:szCs w:val="24"/>
        </w:rPr>
        <w:t xml:space="preserve"> seven orders (Fig. 2B)</w:t>
      </w:r>
      <w:ins w:id="273" w:author="Wesner, Jeff S [2]" w:date="2022-08-16T13:18:00Z">
        <w:r w:rsidR="00FC0FFB">
          <w:rPr>
            <w:rFonts w:ascii="Times New Roman" w:hAnsi="Times New Roman" w:cs="Times New Roman"/>
            <w:sz w:val="24"/>
            <w:szCs w:val="24"/>
          </w:rPr>
          <w:t xml:space="preserve">, </w:t>
        </w:r>
      </w:ins>
      <w:del w:id="274" w:author="Wesner, Jeff S [2]" w:date="2022-08-16T13:18:00Z">
        <w:r w:rsidR="008C162D" w:rsidDel="00FC0FFB">
          <w:rPr>
            <w:rFonts w:ascii="Times New Roman" w:hAnsi="Times New Roman" w:cs="Times New Roman"/>
            <w:sz w:val="24"/>
            <w:szCs w:val="24"/>
          </w:rPr>
          <w:delText xml:space="preserve"> and </w:delText>
        </w:r>
      </w:del>
      <w:r w:rsidR="008C162D">
        <w:rPr>
          <w:rFonts w:ascii="Times New Roman" w:hAnsi="Times New Roman" w:cs="Times New Roman"/>
          <w:sz w:val="24"/>
          <w:szCs w:val="24"/>
        </w:rPr>
        <w:t>26 families (Fig. 2C)</w:t>
      </w:r>
      <w:r w:rsidR="00AC5946">
        <w:rPr>
          <w:rFonts w:ascii="Times New Roman" w:hAnsi="Times New Roman" w:cs="Times New Roman"/>
          <w:sz w:val="24"/>
          <w:szCs w:val="24"/>
        </w:rPr>
        <w:t>, and 36 genera</w:t>
      </w:r>
      <w:r w:rsidR="008C162D">
        <w:rPr>
          <w:rFonts w:ascii="Times New Roman" w:hAnsi="Times New Roman" w:cs="Times New Roman"/>
          <w:sz w:val="24"/>
          <w:szCs w:val="24"/>
        </w:rPr>
        <w:t xml:space="preserve"> across all 10 sites. The major orders </w:t>
      </w:r>
      <w:r w:rsidR="009B63B6">
        <w:rPr>
          <w:rFonts w:ascii="Times New Roman" w:hAnsi="Times New Roman" w:cs="Times New Roman"/>
          <w:sz w:val="24"/>
          <w:szCs w:val="24"/>
        </w:rPr>
        <w:t xml:space="preserve">in the dataset </w:t>
      </w:r>
      <w:r w:rsidR="008C162D">
        <w:rPr>
          <w:rFonts w:ascii="Times New Roman" w:hAnsi="Times New Roman" w:cs="Times New Roman"/>
          <w:sz w:val="24"/>
          <w:szCs w:val="24"/>
        </w:rPr>
        <w:t>were</w:t>
      </w:r>
      <w:r w:rsidR="009B63B6">
        <w:rPr>
          <w:rFonts w:ascii="Times New Roman" w:hAnsi="Times New Roman" w:cs="Times New Roman"/>
          <w:sz w:val="24"/>
          <w:szCs w:val="24"/>
        </w:rPr>
        <w:t xml:space="preserve"> Ephemeroptera (n = 11 samples), Diptera (n = 9 samples), and Plecoptera (n = 8 samples)</w:t>
      </w:r>
      <w:r w:rsidR="00DF6C9E">
        <w:rPr>
          <w:rFonts w:ascii="Times New Roman" w:hAnsi="Times New Roman" w:cs="Times New Roman"/>
          <w:sz w:val="24"/>
          <w:szCs w:val="24"/>
        </w:rPr>
        <w:t xml:space="preserve"> (Fig. 2B)</w:t>
      </w:r>
      <w:r w:rsidR="009B63B6">
        <w:rPr>
          <w:rFonts w:ascii="Times New Roman" w:hAnsi="Times New Roman" w:cs="Times New Roman"/>
          <w:sz w:val="24"/>
          <w:szCs w:val="24"/>
        </w:rPr>
        <w:t xml:space="preserve">. The major families were </w:t>
      </w:r>
      <w:commentRangeStart w:id="275"/>
      <w:proofErr w:type="spellStart"/>
      <w:r w:rsidR="009B63B6" w:rsidRPr="009B63B6">
        <w:rPr>
          <w:rFonts w:ascii="Times New Roman" w:hAnsi="Times New Roman" w:cs="Times New Roman"/>
          <w:i/>
          <w:iCs/>
          <w:sz w:val="24"/>
          <w:szCs w:val="24"/>
        </w:rPr>
        <w:t>Heptageniidae</w:t>
      </w:r>
      <w:commentRangeEnd w:id="275"/>
      <w:proofErr w:type="spellEnd"/>
      <w:r w:rsidR="00FC0FFB">
        <w:rPr>
          <w:rStyle w:val="CommentReference"/>
        </w:rPr>
        <w:commentReference w:id="275"/>
      </w:r>
      <w:r w:rsidR="009B63B6" w:rsidRPr="009B63B6">
        <w:rPr>
          <w:rFonts w:ascii="Times New Roman" w:hAnsi="Times New Roman" w:cs="Times New Roman"/>
          <w:i/>
          <w:iCs/>
          <w:sz w:val="24"/>
          <w:szCs w:val="24"/>
        </w:rPr>
        <w:t xml:space="preserve"> </w:t>
      </w:r>
      <w:r w:rsidR="009B63B6">
        <w:rPr>
          <w:rFonts w:ascii="Times New Roman" w:hAnsi="Times New Roman" w:cs="Times New Roman"/>
          <w:sz w:val="24"/>
          <w:szCs w:val="24"/>
        </w:rPr>
        <w:t xml:space="preserve">(n = 4 samples) and </w:t>
      </w:r>
      <w:proofErr w:type="spellStart"/>
      <w:r w:rsidR="009B63B6" w:rsidRPr="009B63B6">
        <w:rPr>
          <w:rFonts w:ascii="Times New Roman" w:hAnsi="Times New Roman" w:cs="Times New Roman"/>
          <w:i/>
          <w:iCs/>
          <w:sz w:val="24"/>
          <w:szCs w:val="24"/>
        </w:rPr>
        <w:t>Chloroperlidae</w:t>
      </w:r>
      <w:proofErr w:type="spellEnd"/>
      <w:r w:rsidR="009B63B6" w:rsidRPr="009B63B6">
        <w:rPr>
          <w:rFonts w:ascii="Times New Roman" w:hAnsi="Times New Roman" w:cs="Times New Roman"/>
          <w:i/>
          <w:iCs/>
          <w:sz w:val="24"/>
          <w:szCs w:val="24"/>
        </w:rPr>
        <w:t xml:space="preserve"> </w:t>
      </w:r>
      <w:r w:rsidR="009B63B6">
        <w:rPr>
          <w:rFonts w:ascii="Times New Roman" w:hAnsi="Times New Roman" w:cs="Times New Roman"/>
          <w:sz w:val="24"/>
          <w:szCs w:val="24"/>
        </w:rPr>
        <w:t xml:space="preserve">(n = 4 samples), followed by </w:t>
      </w:r>
      <w:proofErr w:type="spellStart"/>
      <w:r w:rsidR="009B63B6" w:rsidRPr="009B63B6">
        <w:rPr>
          <w:rFonts w:ascii="Times New Roman" w:hAnsi="Times New Roman" w:cs="Times New Roman"/>
          <w:i/>
          <w:iCs/>
          <w:sz w:val="24"/>
          <w:szCs w:val="24"/>
        </w:rPr>
        <w:t>Elmidae</w:t>
      </w:r>
      <w:proofErr w:type="spellEnd"/>
      <w:r w:rsidR="009B63B6">
        <w:rPr>
          <w:rFonts w:ascii="Times New Roman" w:hAnsi="Times New Roman" w:cs="Times New Roman"/>
          <w:sz w:val="24"/>
          <w:szCs w:val="24"/>
        </w:rPr>
        <w:t xml:space="preserve">, </w:t>
      </w:r>
      <w:proofErr w:type="spellStart"/>
      <w:r w:rsidR="009B63B6" w:rsidRPr="009B63B6">
        <w:rPr>
          <w:rFonts w:ascii="Times New Roman" w:hAnsi="Times New Roman" w:cs="Times New Roman"/>
          <w:i/>
          <w:iCs/>
          <w:sz w:val="24"/>
          <w:szCs w:val="24"/>
        </w:rPr>
        <w:t>Hydropsychidae</w:t>
      </w:r>
      <w:proofErr w:type="spellEnd"/>
      <w:r w:rsidR="009B63B6">
        <w:rPr>
          <w:rFonts w:ascii="Times New Roman" w:hAnsi="Times New Roman" w:cs="Times New Roman"/>
          <w:sz w:val="24"/>
          <w:szCs w:val="24"/>
        </w:rPr>
        <w:t xml:space="preserve">, and </w:t>
      </w:r>
      <w:proofErr w:type="spellStart"/>
      <w:r w:rsidR="009B63B6" w:rsidRPr="009B63B6">
        <w:rPr>
          <w:rFonts w:ascii="Times New Roman" w:hAnsi="Times New Roman" w:cs="Times New Roman"/>
          <w:i/>
          <w:iCs/>
          <w:sz w:val="24"/>
          <w:szCs w:val="24"/>
        </w:rPr>
        <w:t>Tipulidae</w:t>
      </w:r>
      <w:proofErr w:type="spellEnd"/>
      <w:r w:rsidR="009B63B6">
        <w:rPr>
          <w:rFonts w:ascii="Times New Roman" w:hAnsi="Times New Roman" w:cs="Times New Roman"/>
          <w:sz w:val="24"/>
          <w:szCs w:val="24"/>
        </w:rPr>
        <w:t xml:space="preserve"> (all n = 3 samples)</w:t>
      </w:r>
      <w:r w:rsidR="00DF6C9E">
        <w:rPr>
          <w:rFonts w:ascii="Times New Roman" w:hAnsi="Times New Roman" w:cs="Times New Roman"/>
          <w:sz w:val="24"/>
          <w:szCs w:val="24"/>
        </w:rPr>
        <w:t xml:space="preserve"> (Fig.2 C)</w:t>
      </w:r>
      <w:r w:rsidR="009B63B6">
        <w:rPr>
          <w:rFonts w:ascii="Times New Roman" w:hAnsi="Times New Roman" w:cs="Times New Roman"/>
          <w:sz w:val="24"/>
          <w:szCs w:val="24"/>
        </w:rPr>
        <w:t>.</w:t>
      </w:r>
      <w:r w:rsidR="00C1514F">
        <w:rPr>
          <w:rFonts w:ascii="Times New Roman" w:hAnsi="Times New Roman" w:cs="Times New Roman"/>
          <w:sz w:val="24"/>
          <w:szCs w:val="24"/>
        </w:rPr>
        <w:t xml:space="preserve"> </w:t>
      </w:r>
      <w:r w:rsidR="00423AC1">
        <w:rPr>
          <w:rFonts w:ascii="Times New Roman" w:hAnsi="Times New Roman" w:cs="Times New Roman"/>
          <w:sz w:val="24"/>
          <w:szCs w:val="24"/>
        </w:rPr>
        <w:t xml:space="preserve">We </w:t>
      </w:r>
      <w:r w:rsidR="008C162D">
        <w:rPr>
          <w:rFonts w:ascii="Times New Roman" w:hAnsi="Times New Roman" w:cs="Times New Roman"/>
          <w:sz w:val="24"/>
          <w:szCs w:val="24"/>
        </w:rPr>
        <w:t xml:space="preserve">further </w:t>
      </w:r>
      <w:r w:rsidR="00423AC1">
        <w:rPr>
          <w:rFonts w:ascii="Times New Roman" w:hAnsi="Times New Roman" w:cs="Times New Roman"/>
          <w:sz w:val="24"/>
          <w:szCs w:val="24"/>
        </w:rPr>
        <w:t>classified the 41 macroinvertebrate samples into four e</w:t>
      </w:r>
      <w:r w:rsidR="001510EE">
        <w:rPr>
          <w:rFonts w:ascii="Times New Roman" w:hAnsi="Times New Roman" w:cs="Times New Roman"/>
          <w:sz w:val="24"/>
          <w:szCs w:val="24"/>
        </w:rPr>
        <w:t>cological classifications (FFGs)</w:t>
      </w:r>
      <w:r w:rsidR="00104E8B">
        <w:rPr>
          <w:rFonts w:ascii="Times New Roman" w:hAnsi="Times New Roman" w:cs="Times New Roman"/>
          <w:sz w:val="24"/>
          <w:szCs w:val="24"/>
        </w:rPr>
        <w:t>; filtering collectors, gathering collectors, predators, and shredder/detritivores</w:t>
      </w:r>
      <w:r w:rsidR="00423AC1">
        <w:rPr>
          <w:rFonts w:ascii="Times New Roman" w:hAnsi="Times New Roman" w:cs="Times New Roman"/>
          <w:sz w:val="24"/>
          <w:szCs w:val="24"/>
        </w:rPr>
        <w:t xml:space="preserve"> (Fig. 2</w:t>
      </w:r>
      <w:r w:rsidR="008C162D">
        <w:rPr>
          <w:rFonts w:ascii="Times New Roman" w:hAnsi="Times New Roman" w:cs="Times New Roman"/>
          <w:sz w:val="24"/>
          <w:szCs w:val="24"/>
        </w:rPr>
        <w:t>D</w:t>
      </w:r>
      <w:r w:rsidR="00423AC1">
        <w:rPr>
          <w:rFonts w:ascii="Times New Roman" w:hAnsi="Times New Roman" w:cs="Times New Roman"/>
          <w:sz w:val="24"/>
          <w:szCs w:val="24"/>
        </w:rPr>
        <w:t xml:space="preserve">). </w:t>
      </w:r>
      <w:r>
        <w:rPr>
          <w:rFonts w:ascii="Times New Roman" w:hAnsi="Times New Roman" w:cs="Times New Roman"/>
          <w:sz w:val="24"/>
          <w:szCs w:val="24"/>
        </w:rPr>
        <w:t>The taxonomic</w:t>
      </w:r>
      <w:del w:id="276" w:author="Wesner, Jeff S [2]" w:date="2022-08-16T13:19:00Z">
        <w:r w:rsidDel="00FC0FFB">
          <w:rPr>
            <w:rFonts w:ascii="Times New Roman" w:hAnsi="Times New Roman" w:cs="Times New Roman"/>
            <w:sz w:val="24"/>
            <w:szCs w:val="24"/>
          </w:rPr>
          <w:delText>al</w:delText>
        </w:r>
      </w:del>
      <w:r w:rsidR="000C0C5D">
        <w:rPr>
          <w:rFonts w:ascii="Times New Roman" w:hAnsi="Times New Roman" w:cs="Times New Roman"/>
          <w:sz w:val="24"/>
          <w:szCs w:val="24"/>
        </w:rPr>
        <w:t xml:space="preserve"> </w:t>
      </w:r>
      <w:r>
        <w:rPr>
          <w:rFonts w:ascii="Times New Roman" w:hAnsi="Times New Roman" w:cs="Times New Roman"/>
          <w:sz w:val="24"/>
          <w:szCs w:val="24"/>
        </w:rPr>
        <w:t>and ecological information of the 4</w:t>
      </w:r>
      <w:r w:rsidR="00423AC1">
        <w:rPr>
          <w:rFonts w:ascii="Times New Roman" w:hAnsi="Times New Roman" w:cs="Times New Roman"/>
          <w:sz w:val="24"/>
          <w:szCs w:val="24"/>
        </w:rPr>
        <w:t>1</w:t>
      </w:r>
      <w:r>
        <w:rPr>
          <w:rFonts w:ascii="Times New Roman" w:hAnsi="Times New Roman" w:cs="Times New Roman"/>
          <w:sz w:val="24"/>
          <w:szCs w:val="24"/>
        </w:rPr>
        <w:t xml:space="preserve"> macroinvertebrates samples used in this study are provided</w:t>
      </w:r>
      <w:r w:rsidR="00014E08">
        <w:rPr>
          <w:rFonts w:ascii="Times New Roman" w:hAnsi="Times New Roman" w:cs="Times New Roman"/>
          <w:sz w:val="24"/>
          <w:szCs w:val="24"/>
        </w:rPr>
        <w:t xml:space="preserve"> (Table 1)</w:t>
      </w:r>
      <w:r w:rsidR="008C645B">
        <w:rPr>
          <w:rFonts w:ascii="Times New Roman" w:hAnsi="Times New Roman" w:cs="Times New Roman"/>
          <w:sz w:val="24"/>
          <w:szCs w:val="24"/>
        </w:rPr>
        <w:t>.</w:t>
      </w:r>
    </w:p>
    <w:p w14:paraId="52CF282F" w14:textId="7E913376" w:rsidR="008C645B" w:rsidRPr="008C645B" w:rsidRDefault="004C5F73" w:rsidP="008C645B">
      <w:pPr>
        <w:tabs>
          <w:tab w:val="left" w:pos="7359"/>
        </w:tabs>
        <w:spacing w:line="480" w:lineRule="auto"/>
        <w:outlineLvl w:val="0"/>
        <w:rPr>
          <w:rFonts w:ascii="Times New Roman" w:hAnsi="Times New Roman" w:cs="Times New Roman"/>
          <w:i/>
          <w:iCs/>
          <w:sz w:val="24"/>
          <w:szCs w:val="24"/>
        </w:rPr>
      </w:pPr>
      <w:r>
        <w:rPr>
          <w:rFonts w:ascii="Times New Roman" w:hAnsi="Times New Roman" w:cs="Times New Roman"/>
          <w:i/>
          <w:iCs/>
          <w:sz w:val="24"/>
          <w:szCs w:val="24"/>
        </w:rPr>
        <w:t xml:space="preserve">Freshwater </w:t>
      </w:r>
      <w:proofErr w:type="spellStart"/>
      <w:r>
        <w:rPr>
          <w:rFonts w:ascii="Times New Roman" w:hAnsi="Times New Roman" w:cs="Times New Roman"/>
          <w:i/>
          <w:iCs/>
          <w:sz w:val="24"/>
          <w:szCs w:val="24"/>
        </w:rPr>
        <w:t>macroinverterbate</w:t>
      </w:r>
      <w:proofErr w:type="spellEnd"/>
      <w:r>
        <w:rPr>
          <w:rFonts w:ascii="Times New Roman" w:hAnsi="Times New Roman" w:cs="Times New Roman"/>
          <w:i/>
          <w:iCs/>
          <w:sz w:val="24"/>
          <w:szCs w:val="24"/>
        </w:rPr>
        <w:t xml:space="preserve"> gut m</w:t>
      </w:r>
      <w:r w:rsidR="008C645B" w:rsidRPr="008C645B">
        <w:rPr>
          <w:rFonts w:ascii="Times New Roman" w:hAnsi="Times New Roman" w:cs="Times New Roman"/>
          <w:i/>
          <w:iCs/>
          <w:sz w:val="24"/>
          <w:szCs w:val="24"/>
        </w:rPr>
        <w:t xml:space="preserve">icrobiome </w:t>
      </w:r>
      <w:r>
        <w:rPr>
          <w:rFonts w:ascii="Times New Roman" w:hAnsi="Times New Roman" w:cs="Times New Roman"/>
          <w:i/>
          <w:iCs/>
          <w:sz w:val="24"/>
          <w:szCs w:val="24"/>
        </w:rPr>
        <w:t>d</w:t>
      </w:r>
      <w:r w:rsidR="008C645B" w:rsidRPr="008C645B">
        <w:rPr>
          <w:rFonts w:ascii="Times New Roman" w:hAnsi="Times New Roman" w:cs="Times New Roman"/>
          <w:i/>
          <w:iCs/>
          <w:sz w:val="24"/>
          <w:szCs w:val="24"/>
        </w:rPr>
        <w:t>iversity and composition</w:t>
      </w:r>
    </w:p>
    <w:p w14:paraId="79D490C9" w14:textId="7B769DBA" w:rsidR="00DF6C9E" w:rsidRDefault="009A1C33" w:rsidP="004C5F73">
      <w:pPr>
        <w:tabs>
          <w:tab w:val="left" w:pos="7359"/>
        </w:tabs>
        <w:spacing w:line="480" w:lineRule="auto"/>
        <w:ind w:firstLine="720"/>
        <w:outlineLvl w:val="0"/>
        <w:rPr>
          <w:rFonts w:ascii="Times New Roman" w:hAnsi="Times New Roman" w:cs="Times New Roman"/>
          <w:sz w:val="24"/>
          <w:szCs w:val="24"/>
        </w:rPr>
      </w:pPr>
      <w:r>
        <w:rPr>
          <w:rFonts w:ascii="Times New Roman" w:hAnsi="Times New Roman" w:cs="Times New Roman"/>
          <w:sz w:val="24"/>
          <w:szCs w:val="24"/>
        </w:rPr>
        <w:t>Overall, we obtained</w:t>
      </w:r>
      <w:r w:rsidR="004A322E" w:rsidRPr="004A322E">
        <w:t xml:space="preserve"> </w:t>
      </w:r>
      <w:r w:rsidRPr="00FD1C7C">
        <w:rPr>
          <w:rFonts w:ascii="Times New Roman" w:hAnsi="Times New Roman" w:cs="Times New Roman"/>
          <w:sz w:val="24"/>
          <w:szCs w:val="24"/>
        </w:rPr>
        <w:t>~</w:t>
      </w:r>
      <w:r w:rsidRPr="00F01B95">
        <w:t xml:space="preserve"> </w:t>
      </w:r>
      <w:r w:rsidR="004A322E">
        <w:rPr>
          <w:rFonts w:ascii="Times New Roman" w:hAnsi="Times New Roman" w:cs="Times New Roman"/>
          <w:sz w:val="24"/>
          <w:szCs w:val="24"/>
        </w:rPr>
        <w:t>6</w:t>
      </w:r>
      <w:r>
        <w:rPr>
          <w:rFonts w:ascii="Times New Roman" w:hAnsi="Times New Roman" w:cs="Times New Roman"/>
          <w:sz w:val="24"/>
          <w:szCs w:val="24"/>
        </w:rPr>
        <w:t>.</w:t>
      </w:r>
      <w:r w:rsidRPr="00F01B95">
        <w:rPr>
          <w:rFonts w:ascii="Times New Roman" w:hAnsi="Times New Roman" w:cs="Times New Roman"/>
          <w:sz w:val="24"/>
          <w:szCs w:val="24"/>
        </w:rPr>
        <w:t>5</w:t>
      </w:r>
      <w:r>
        <w:rPr>
          <w:rFonts w:ascii="Times New Roman" w:hAnsi="Times New Roman" w:cs="Times New Roman"/>
          <w:sz w:val="24"/>
          <w:szCs w:val="24"/>
        </w:rPr>
        <w:t xml:space="preserve"> million reads from the sequencing effort. Filtering, merging, chimera removal, and further curating of the resulting combined count and taxonomy table (removal of unassigned reads at the domain level and removal of samples with fewer than 1</w:t>
      </w:r>
      <w:r w:rsidR="00776249">
        <w:rPr>
          <w:rFonts w:ascii="Times New Roman" w:hAnsi="Times New Roman" w:cs="Times New Roman"/>
          <w:sz w:val="24"/>
          <w:szCs w:val="24"/>
        </w:rPr>
        <w:t>,</w:t>
      </w:r>
      <w:r>
        <w:rPr>
          <w:rFonts w:ascii="Times New Roman" w:hAnsi="Times New Roman" w:cs="Times New Roman"/>
          <w:sz w:val="24"/>
          <w:szCs w:val="24"/>
        </w:rPr>
        <w:t xml:space="preserve">000 reads per sample) resulted in ~ </w:t>
      </w:r>
      <w:r w:rsidR="004A322E">
        <w:rPr>
          <w:rFonts w:ascii="Times New Roman" w:hAnsi="Times New Roman" w:cs="Times New Roman"/>
          <w:sz w:val="24"/>
          <w:szCs w:val="24"/>
        </w:rPr>
        <w:t>86</w:t>
      </w:r>
      <w:del w:id="277" w:author="Wesner, Jeff S [2]" w:date="2022-08-16T13:20:00Z">
        <w:r w:rsidDel="00FC0FFB">
          <w:rPr>
            <w:rFonts w:ascii="Times New Roman" w:hAnsi="Times New Roman" w:cs="Times New Roman"/>
            <w:sz w:val="24"/>
            <w:szCs w:val="24"/>
          </w:rPr>
          <w:delText xml:space="preserve"> </w:delText>
        </w:r>
      </w:del>
      <w:r>
        <w:rPr>
          <w:rFonts w:ascii="Times New Roman" w:hAnsi="Times New Roman" w:cs="Times New Roman"/>
          <w:sz w:val="24"/>
          <w:szCs w:val="24"/>
        </w:rPr>
        <w:t>% of reads retained (</w:t>
      </w:r>
      <w:r w:rsidR="004A322E" w:rsidRPr="004A322E">
        <w:rPr>
          <w:rFonts w:ascii="Times New Roman" w:hAnsi="Times New Roman" w:cs="Times New Roman"/>
          <w:sz w:val="24"/>
          <w:szCs w:val="24"/>
        </w:rPr>
        <w:t>5</w:t>
      </w:r>
      <w:r w:rsidR="004A322E">
        <w:rPr>
          <w:rFonts w:ascii="Times New Roman" w:hAnsi="Times New Roman" w:cs="Times New Roman"/>
          <w:sz w:val="24"/>
          <w:szCs w:val="24"/>
        </w:rPr>
        <w:t>,</w:t>
      </w:r>
      <w:r w:rsidR="004A322E" w:rsidRPr="004A322E">
        <w:rPr>
          <w:rFonts w:ascii="Times New Roman" w:hAnsi="Times New Roman" w:cs="Times New Roman"/>
          <w:sz w:val="24"/>
          <w:szCs w:val="24"/>
        </w:rPr>
        <w:t>684</w:t>
      </w:r>
      <w:r w:rsidR="004A322E">
        <w:rPr>
          <w:rFonts w:ascii="Times New Roman" w:hAnsi="Times New Roman" w:cs="Times New Roman"/>
          <w:sz w:val="24"/>
          <w:szCs w:val="24"/>
        </w:rPr>
        <w:t>,</w:t>
      </w:r>
      <w:r w:rsidR="004A322E" w:rsidRPr="004A322E">
        <w:rPr>
          <w:rFonts w:ascii="Times New Roman" w:hAnsi="Times New Roman" w:cs="Times New Roman"/>
          <w:sz w:val="24"/>
          <w:szCs w:val="24"/>
        </w:rPr>
        <w:t>379</w:t>
      </w:r>
      <w:r w:rsidR="004A322E">
        <w:rPr>
          <w:rFonts w:ascii="Times New Roman" w:hAnsi="Times New Roman" w:cs="Times New Roman"/>
          <w:sz w:val="24"/>
          <w:szCs w:val="24"/>
        </w:rPr>
        <w:t xml:space="preserve"> </w:t>
      </w:r>
      <w:r>
        <w:rPr>
          <w:rFonts w:ascii="Times New Roman" w:hAnsi="Times New Roman" w:cs="Times New Roman"/>
          <w:sz w:val="24"/>
          <w:szCs w:val="24"/>
        </w:rPr>
        <w:t xml:space="preserve">reads) distributed across </w:t>
      </w:r>
      <w:r w:rsidR="004A322E">
        <w:rPr>
          <w:rFonts w:ascii="Times New Roman" w:hAnsi="Times New Roman" w:cs="Times New Roman"/>
          <w:sz w:val="24"/>
          <w:szCs w:val="24"/>
        </w:rPr>
        <w:t>41</w:t>
      </w:r>
      <w:r>
        <w:rPr>
          <w:rFonts w:ascii="Times New Roman" w:hAnsi="Times New Roman" w:cs="Times New Roman"/>
          <w:sz w:val="24"/>
          <w:szCs w:val="24"/>
        </w:rPr>
        <w:t xml:space="preserve"> samples yielding 1</w:t>
      </w:r>
      <w:r w:rsidR="004A322E">
        <w:rPr>
          <w:rFonts w:ascii="Times New Roman" w:hAnsi="Times New Roman" w:cs="Times New Roman"/>
          <w:sz w:val="24"/>
          <w:szCs w:val="24"/>
        </w:rPr>
        <w:t>2,658</w:t>
      </w:r>
      <w:r>
        <w:rPr>
          <w:rFonts w:ascii="Times New Roman" w:hAnsi="Times New Roman" w:cs="Times New Roman"/>
          <w:sz w:val="24"/>
          <w:szCs w:val="24"/>
        </w:rPr>
        <w:t xml:space="preserve"> ASVs (mean reads per sample = </w:t>
      </w:r>
      <w:r w:rsidR="004A322E">
        <w:rPr>
          <w:rFonts w:ascii="Times New Roman" w:hAnsi="Times New Roman" w:cs="Times New Roman"/>
          <w:sz w:val="24"/>
          <w:szCs w:val="24"/>
        </w:rPr>
        <w:t>19,468</w:t>
      </w:r>
      <w:r>
        <w:rPr>
          <w:rFonts w:ascii="Times New Roman" w:hAnsi="Times New Roman" w:cs="Times New Roman"/>
          <w:sz w:val="24"/>
          <w:szCs w:val="24"/>
        </w:rPr>
        <w:t xml:space="preserve">; </w:t>
      </w:r>
      <w:r w:rsidRPr="00483086">
        <w:rPr>
          <w:rFonts w:ascii="Times New Roman" w:hAnsi="Times New Roman" w:cs="Times New Roman"/>
          <w:sz w:val="24"/>
          <w:szCs w:val="24"/>
        </w:rPr>
        <w:t>Min</w:t>
      </w:r>
      <w:r>
        <w:rPr>
          <w:rFonts w:ascii="Times New Roman" w:hAnsi="Times New Roman" w:cs="Times New Roman"/>
          <w:sz w:val="24"/>
          <w:szCs w:val="24"/>
        </w:rPr>
        <w:t>imum</w:t>
      </w:r>
      <w:r w:rsidRPr="00483086">
        <w:rPr>
          <w:rFonts w:ascii="Times New Roman" w:hAnsi="Times New Roman" w:cs="Times New Roman"/>
          <w:sz w:val="24"/>
          <w:szCs w:val="24"/>
        </w:rPr>
        <w:t>: 1</w:t>
      </w:r>
      <w:r w:rsidR="004A322E">
        <w:rPr>
          <w:rFonts w:ascii="Times New Roman" w:hAnsi="Times New Roman" w:cs="Times New Roman"/>
          <w:sz w:val="24"/>
          <w:szCs w:val="24"/>
        </w:rPr>
        <w:t>235</w:t>
      </w:r>
      <w:r w:rsidRPr="00483086">
        <w:rPr>
          <w:rFonts w:ascii="Times New Roman" w:hAnsi="Times New Roman" w:cs="Times New Roman"/>
          <w:sz w:val="24"/>
          <w:szCs w:val="24"/>
        </w:rPr>
        <w:t>.000</w:t>
      </w:r>
      <w:r>
        <w:rPr>
          <w:rFonts w:ascii="Times New Roman" w:hAnsi="Times New Roman" w:cs="Times New Roman"/>
          <w:sz w:val="24"/>
          <w:szCs w:val="24"/>
        </w:rPr>
        <w:t xml:space="preserve">, </w:t>
      </w:r>
      <w:r w:rsidRPr="00483086">
        <w:rPr>
          <w:rFonts w:ascii="Times New Roman" w:hAnsi="Times New Roman" w:cs="Times New Roman"/>
          <w:sz w:val="24"/>
          <w:szCs w:val="24"/>
        </w:rPr>
        <w:t>Max</w:t>
      </w:r>
      <w:r>
        <w:rPr>
          <w:rFonts w:ascii="Times New Roman" w:hAnsi="Times New Roman" w:cs="Times New Roman"/>
          <w:sz w:val="24"/>
          <w:szCs w:val="24"/>
        </w:rPr>
        <w:t>imum</w:t>
      </w:r>
      <w:r w:rsidRPr="00483086">
        <w:rPr>
          <w:rFonts w:ascii="Times New Roman" w:hAnsi="Times New Roman" w:cs="Times New Roman"/>
          <w:sz w:val="24"/>
          <w:szCs w:val="24"/>
        </w:rPr>
        <w:t xml:space="preserve">: </w:t>
      </w:r>
      <w:r w:rsidR="004A322E">
        <w:rPr>
          <w:rFonts w:ascii="Times New Roman" w:hAnsi="Times New Roman" w:cs="Times New Roman"/>
          <w:sz w:val="24"/>
          <w:szCs w:val="24"/>
        </w:rPr>
        <w:t>98</w:t>
      </w:r>
      <w:r w:rsidRPr="00483086">
        <w:rPr>
          <w:rFonts w:ascii="Times New Roman" w:hAnsi="Times New Roman" w:cs="Times New Roman"/>
          <w:sz w:val="24"/>
          <w:szCs w:val="24"/>
        </w:rPr>
        <w:t>,</w:t>
      </w:r>
      <w:r w:rsidR="004A322E">
        <w:rPr>
          <w:rFonts w:ascii="Times New Roman" w:hAnsi="Times New Roman" w:cs="Times New Roman"/>
          <w:sz w:val="24"/>
          <w:szCs w:val="24"/>
        </w:rPr>
        <w:t>479</w:t>
      </w:r>
      <w:r w:rsidRPr="00483086">
        <w:rPr>
          <w:rFonts w:ascii="Times New Roman" w:hAnsi="Times New Roman" w:cs="Times New Roman"/>
          <w:sz w:val="24"/>
          <w:szCs w:val="24"/>
        </w:rPr>
        <w:t>.000</w:t>
      </w:r>
      <w:r>
        <w:rPr>
          <w:rFonts w:ascii="Times New Roman" w:hAnsi="Times New Roman" w:cs="Times New Roman"/>
          <w:sz w:val="24"/>
          <w:szCs w:val="24"/>
        </w:rPr>
        <w:t>). Rarefaction curves for the species diversity and richness indices at ~1</w:t>
      </w:r>
      <w:r w:rsidR="006778F0">
        <w:rPr>
          <w:rFonts w:ascii="Times New Roman" w:hAnsi="Times New Roman" w:cs="Times New Roman"/>
          <w:sz w:val="24"/>
          <w:szCs w:val="24"/>
        </w:rPr>
        <w:t>,</w:t>
      </w:r>
      <w:r w:rsidR="00E24111">
        <w:rPr>
          <w:rFonts w:ascii="Times New Roman" w:hAnsi="Times New Roman" w:cs="Times New Roman"/>
          <w:sz w:val="24"/>
          <w:szCs w:val="24"/>
        </w:rPr>
        <w:t>11</w:t>
      </w:r>
      <w:r w:rsidR="00222490">
        <w:rPr>
          <w:rFonts w:ascii="Times New Roman" w:hAnsi="Times New Roman" w:cs="Times New Roman"/>
          <w:sz w:val="24"/>
          <w:szCs w:val="24"/>
        </w:rPr>
        <w:t>0</w:t>
      </w:r>
      <w:r>
        <w:rPr>
          <w:rFonts w:ascii="Times New Roman" w:hAnsi="Times New Roman" w:cs="Times New Roman"/>
          <w:sz w:val="24"/>
          <w:szCs w:val="24"/>
        </w:rPr>
        <w:t xml:space="preserve"> reads per sample indicate that most microbial diversity had been sufficiently </w:t>
      </w:r>
      <w:r w:rsidR="006778F0">
        <w:rPr>
          <w:rFonts w:ascii="Times New Roman" w:hAnsi="Times New Roman" w:cs="Times New Roman"/>
          <w:sz w:val="24"/>
          <w:szCs w:val="24"/>
        </w:rPr>
        <w:t xml:space="preserve">covered </w:t>
      </w:r>
      <w:r>
        <w:rPr>
          <w:rFonts w:ascii="Times New Roman" w:hAnsi="Times New Roman" w:cs="Times New Roman"/>
          <w:sz w:val="24"/>
          <w:szCs w:val="24"/>
        </w:rPr>
        <w:t xml:space="preserve">across samples (Fig. </w:t>
      </w:r>
      <w:r w:rsidR="00596364">
        <w:rPr>
          <w:rFonts w:ascii="Times New Roman" w:hAnsi="Times New Roman" w:cs="Times New Roman"/>
          <w:sz w:val="24"/>
          <w:szCs w:val="24"/>
        </w:rPr>
        <w:t>S1</w:t>
      </w:r>
      <w:r>
        <w:rPr>
          <w:rFonts w:ascii="Times New Roman" w:hAnsi="Times New Roman" w:cs="Times New Roman"/>
          <w:sz w:val="24"/>
          <w:szCs w:val="24"/>
        </w:rPr>
        <w:t>)</w:t>
      </w:r>
      <w:r w:rsidR="00377891">
        <w:rPr>
          <w:rFonts w:ascii="Times New Roman" w:hAnsi="Times New Roman" w:cs="Times New Roman"/>
          <w:sz w:val="24"/>
          <w:szCs w:val="24"/>
        </w:rPr>
        <w:t>.</w:t>
      </w:r>
      <w:r w:rsidR="00EE4453">
        <w:rPr>
          <w:rFonts w:ascii="Times New Roman" w:hAnsi="Times New Roman" w:cs="Times New Roman"/>
          <w:sz w:val="24"/>
          <w:szCs w:val="24"/>
        </w:rPr>
        <w:t xml:space="preserve"> We examined </w:t>
      </w:r>
      <w:r w:rsidR="00206CBC">
        <w:rPr>
          <w:rFonts w:ascii="Times New Roman" w:hAnsi="Times New Roman" w:cs="Times New Roman"/>
          <w:sz w:val="24"/>
          <w:szCs w:val="24"/>
        </w:rPr>
        <w:t xml:space="preserve">microbial </w:t>
      </w:r>
      <w:r w:rsidR="00EE4453">
        <w:rPr>
          <w:rFonts w:ascii="Times New Roman" w:hAnsi="Times New Roman" w:cs="Times New Roman"/>
          <w:sz w:val="24"/>
          <w:szCs w:val="24"/>
        </w:rPr>
        <w:t>alpha diversity across geographical locations, among taxa (</w:t>
      </w:r>
      <w:r w:rsidR="00377891">
        <w:rPr>
          <w:rFonts w:ascii="Times New Roman" w:hAnsi="Times New Roman" w:cs="Times New Roman"/>
          <w:sz w:val="24"/>
          <w:szCs w:val="24"/>
        </w:rPr>
        <w:t>order, families,</w:t>
      </w:r>
      <w:r w:rsidR="00EE4453">
        <w:rPr>
          <w:rFonts w:ascii="Times New Roman" w:hAnsi="Times New Roman" w:cs="Times New Roman"/>
          <w:sz w:val="24"/>
          <w:szCs w:val="24"/>
        </w:rPr>
        <w:t xml:space="preserve"> and genera), and among functional feeding groups</w:t>
      </w:r>
      <w:r w:rsidR="00377891">
        <w:rPr>
          <w:rFonts w:ascii="Times New Roman" w:hAnsi="Times New Roman" w:cs="Times New Roman"/>
          <w:sz w:val="24"/>
          <w:szCs w:val="24"/>
        </w:rPr>
        <w:t>.</w:t>
      </w:r>
      <w:r w:rsidR="00014E08">
        <w:rPr>
          <w:rFonts w:ascii="Times New Roman" w:hAnsi="Times New Roman" w:cs="Times New Roman"/>
          <w:sz w:val="24"/>
          <w:szCs w:val="24"/>
        </w:rPr>
        <w:t xml:space="preserve"> In general, there were no significant differences among locations, taxonomy (order, family, genera), nor functional feeding groups for all four diversity indices evaluated (Table </w:t>
      </w:r>
      <w:r w:rsidR="005C449A">
        <w:rPr>
          <w:rFonts w:ascii="Times New Roman" w:hAnsi="Times New Roman" w:cs="Times New Roman"/>
          <w:sz w:val="24"/>
          <w:szCs w:val="24"/>
        </w:rPr>
        <w:t>2</w:t>
      </w:r>
      <w:r w:rsidR="00014E08">
        <w:rPr>
          <w:rFonts w:ascii="Times New Roman" w:hAnsi="Times New Roman" w:cs="Times New Roman"/>
          <w:sz w:val="24"/>
          <w:szCs w:val="24"/>
        </w:rPr>
        <w:t xml:space="preserve">). </w:t>
      </w:r>
      <w:r w:rsidR="003B20B6">
        <w:rPr>
          <w:rFonts w:ascii="Times New Roman" w:hAnsi="Times New Roman" w:cs="Times New Roman"/>
          <w:sz w:val="24"/>
          <w:szCs w:val="24"/>
        </w:rPr>
        <w:t>Further i</w:t>
      </w:r>
      <w:r w:rsidR="00206CBC">
        <w:rPr>
          <w:rFonts w:ascii="Times New Roman" w:hAnsi="Times New Roman" w:cs="Times New Roman"/>
          <w:sz w:val="24"/>
          <w:szCs w:val="24"/>
        </w:rPr>
        <w:t xml:space="preserve">nvestigation of </w:t>
      </w:r>
      <w:r w:rsidR="003B20B6">
        <w:rPr>
          <w:rFonts w:ascii="Times New Roman" w:hAnsi="Times New Roman" w:cs="Times New Roman"/>
          <w:sz w:val="24"/>
          <w:szCs w:val="24"/>
        </w:rPr>
        <w:t>microbial community composition</w:t>
      </w:r>
      <w:r w:rsidR="004C5F73">
        <w:rPr>
          <w:rFonts w:ascii="Times New Roman" w:hAnsi="Times New Roman" w:cs="Times New Roman"/>
          <w:sz w:val="24"/>
          <w:szCs w:val="24"/>
        </w:rPr>
        <w:t xml:space="preserve"> </w:t>
      </w:r>
      <w:r w:rsidR="004C5F73" w:rsidRPr="004C5F73">
        <w:rPr>
          <w:rFonts w:ascii="Times New Roman" w:hAnsi="Times New Roman" w:cs="Times New Roman"/>
          <w:sz w:val="24"/>
          <w:szCs w:val="24"/>
        </w:rPr>
        <w:t xml:space="preserve">(β-diversity) </w:t>
      </w:r>
      <w:r w:rsidR="003B20B6">
        <w:rPr>
          <w:rFonts w:ascii="Times New Roman" w:hAnsi="Times New Roman" w:cs="Times New Roman"/>
          <w:sz w:val="24"/>
          <w:szCs w:val="24"/>
        </w:rPr>
        <w:t xml:space="preserve">among </w:t>
      </w:r>
      <w:r w:rsidR="00617B95">
        <w:rPr>
          <w:rFonts w:ascii="Times New Roman" w:hAnsi="Times New Roman" w:cs="Times New Roman"/>
          <w:sz w:val="24"/>
          <w:szCs w:val="24"/>
        </w:rPr>
        <w:t xml:space="preserve">macroinvertebrate </w:t>
      </w:r>
      <w:r w:rsidR="003B20B6">
        <w:rPr>
          <w:rFonts w:ascii="Times New Roman" w:hAnsi="Times New Roman" w:cs="Times New Roman"/>
          <w:sz w:val="24"/>
          <w:szCs w:val="24"/>
        </w:rPr>
        <w:t xml:space="preserve">samples </w:t>
      </w:r>
      <w:r w:rsidR="00617B95">
        <w:rPr>
          <w:rFonts w:ascii="Times New Roman" w:hAnsi="Times New Roman" w:cs="Times New Roman"/>
          <w:sz w:val="24"/>
          <w:szCs w:val="24"/>
        </w:rPr>
        <w:t>was dependent on</w:t>
      </w:r>
      <w:r w:rsidR="003B20B6">
        <w:rPr>
          <w:rFonts w:ascii="Times New Roman" w:hAnsi="Times New Roman" w:cs="Times New Roman"/>
          <w:sz w:val="24"/>
          <w:szCs w:val="24"/>
        </w:rPr>
        <w:t xml:space="preserve"> level of inquiry. </w:t>
      </w:r>
    </w:p>
    <w:p w14:paraId="354E360B" w14:textId="066BA2B9" w:rsidR="001B05F8" w:rsidRDefault="00D32057" w:rsidP="008C645B">
      <w:pPr>
        <w:tabs>
          <w:tab w:val="left" w:pos="7359"/>
        </w:tabs>
        <w:spacing w:line="480" w:lineRule="auto"/>
        <w:ind w:firstLine="720"/>
        <w:outlineLvl w:val="0"/>
        <w:rPr>
          <w:rFonts w:ascii="Times New Roman" w:hAnsi="Times New Roman" w:cs="Times New Roman"/>
          <w:sz w:val="24"/>
          <w:szCs w:val="24"/>
        </w:rPr>
      </w:pPr>
      <w:r>
        <w:rPr>
          <w:rFonts w:ascii="Times New Roman" w:hAnsi="Times New Roman" w:cs="Times New Roman"/>
          <w:sz w:val="24"/>
          <w:szCs w:val="24"/>
        </w:rPr>
        <w:lastRenderedPageBreak/>
        <w:t xml:space="preserve">Overall, variances did not differ significantly among samples for any of the variables examined </w:t>
      </w:r>
      <w:r w:rsidR="006778F0">
        <w:rPr>
          <w:rFonts w:ascii="Times New Roman" w:hAnsi="Times New Roman" w:cs="Times New Roman"/>
          <w:sz w:val="24"/>
          <w:szCs w:val="24"/>
        </w:rPr>
        <w:t xml:space="preserve">at the level of </w:t>
      </w:r>
      <w:r>
        <w:rPr>
          <w:rFonts w:ascii="Times New Roman" w:hAnsi="Times New Roman" w:cs="Times New Roman"/>
          <w:sz w:val="24"/>
          <w:szCs w:val="24"/>
        </w:rPr>
        <w:t>locations</w:t>
      </w:r>
      <w:r w:rsidR="00617B95">
        <w:rPr>
          <w:rFonts w:ascii="Times New Roman" w:hAnsi="Times New Roman" w:cs="Times New Roman"/>
          <w:sz w:val="24"/>
          <w:szCs w:val="24"/>
        </w:rPr>
        <w:t xml:space="preserve"> (PERMDISP: F = 999, P = 0.314)</w:t>
      </w:r>
      <w:r>
        <w:rPr>
          <w:rFonts w:ascii="Times New Roman" w:hAnsi="Times New Roman" w:cs="Times New Roman"/>
          <w:sz w:val="24"/>
          <w:szCs w:val="24"/>
        </w:rPr>
        <w:t>, order</w:t>
      </w:r>
      <w:r w:rsidR="00617B95">
        <w:rPr>
          <w:rFonts w:ascii="Times New Roman" w:hAnsi="Times New Roman" w:cs="Times New Roman"/>
          <w:sz w:val="24"/>
          <w:szCs w:val="24"/>
        </w:rPr>
        <w:t xml:space="preserve"> (PERMDISP: F = 999, P = 0.</w:t>
      </w:r>
      <w:r w:rsidR="003C65F9">
        <w:rPr>
          <w:rFonts w:ascii="Times New Roman" w:hAnsi="Times New Roman" w:cs="Times New Roman"/>
          <w:sz w:val="24"/>
          <w:szCs w:val="24"/>
        </w:rPr>
        <w:t>086</w:t>
      </w:r>
      <w:r w:rsidR="00617B95">
        <w:rPr>
          <w:rFonts w:ascii="Times New Roman" w:hAnsi="Times New Roman" w:cs="Times New Roman"/>
          <w:sz w:val="24"/>
          <w:szCs w:val="24"/>
        </w:rPr>
        <w:t>)</w:t>
      </w:r>
      <w:r>
        <w:rPr>
          <w:rFonts w:ascii="Times New Roman" w:hAnsi="Times New Roman" w:cs="Times New Roman"/>
          <w:sz w:val="24"/>
          <w:szCs w:val="24"/>
        </w:rPr>
        <w:t>, family</w:t>
      </w:r>
      <w:r w:rsidR="00617B95">
        <w:rPr>
          <w:rFonts w:ascii="Times New Roman" w:hAnsi="Times New Roman" w:cs="Times New Roman"/>
          <w:sz w:val="24"/>
          <w:szCs w:val="24"/>
        </w:rPr>
        <w:t xml:space="preserve"> (PERMDISP: F = 999, P = 0.308), </w:t>
      </w:r>
      <w:r>
        <w:rPr>
          <w:rFonts w:ascii="Times New Roman" w:hAnsi="Times New Roman" w:cs="Times New Roman"/>
          <w:sz w:val="24"/>
          <w:szCs w:val="24"/>
        </w:rPr>
        <w:t>genus</w:t>
      </w:r>
      <w:r w:rsidR="00617B95">
        <w:rPr>
          <w:rFonts w:ascii="Times New Roman" w:hAnsi="Times New Roman" w:cs="Times New Roman"/>
          <w:sz w:val="24"/>
          <w:szCs w:val="24"/>
        </w:rPr>
        <w:t xml:space="preserve"> (PERMDISP: F = 999, P = 0.</w:t>
      </w:r>
      <w:r w:rsidR="00F917F7">
        <w:rPr>
          <w:rFonts w:ascii="Times New Roman" w:hAnsi="Times New Roman" w:cs="Times New Roman"/>
          <w:sz w:val="24"/>
          <w:szCs w:val="24"/>
        </w:rPr>
        <w:t>46</w:t>
      </w:r>
      <w:r w:rsidR="00617B95">
        <w:rPr>
          <w:rFonts w:ascii="Times New Roman" w:hAnsi="Times New Roman" w:cs="Times New Roman"/>
          <w:sz w:val="24"/>
          <w:szCs w:val="24"/>
        </w:rPr>
        <w:t>),</w:t>
      </w:r>
      <w:r w:rsidR="001D0436">
        <w:rPr>
          <w:rFonts w:ascii="Times New Roman" w:hAnsi="Times New Roman" w:cs="Times New Roman"/>
          <w:sz w:val="24"/>
          <w:szCs w:val="24"/>
        </w:rPr>
        <w:t xml:space="preserve"> and functional feeding group (PERMDISP: F = 999, P = 0.126)</w:t>
      </w:r>
      <w:r>
        <w:rPr>
          <w:rFonts w:ascii="Times New Roman" w:hAnsi="Times New Roman" w:cs="Times New Roman"/>
          <w:sz w:val="24"/>
          <w:szCs w:val="24"/>
        </w:rPr>
        <w:t xml:space="preserve">. </w:t>
      </w:r>
      <w:r w:rsidR="003B20B6">
        <w:rPr>
          <w:rFonts w:ascii="Times New Roman" w:hAnsi="Times New Roman" w:cs="Times New Roman"/>
          <w:sz w:val="24"/>
          <w:szCs w:val="24"/>
        </w:rPr>
        <w:t xml:space="preserve">Across locations, there were no significant differences among the 10 NEON sites (PERMANOVA: </w:t>
      </w:r>
      <w:r w:rsidR="003B20B6" w:rsidRPr="003B20B6">
        <w:rPr>
          <w:rFonts w:ascii="Times New Roman" w:hAnsi="Times New Roman" w:cs="Times New Roman"/>
          <w:sz w:val="24"/>
          <w:szCs w:val="24"/>
        </w:rPr>
        <w:t>test statistic</w:t>
      </w:r>
      <w:r w:rsidR="003B20B6">
        <w:rPr>
          <w:rFonts w:ascii="Times New Roman" w:hAnsi="Times New Roman" w:cs="Times New Roman"/>
          <w:sz w:val="24"/>
          <w:szCs w:val="24"/>
        </w:rPr>
        <w:t xml:space="preserve"> = </w:t>
      </w:r>
      <w:r w:rsidR="003B20B6" w:rsidRPr="003B20B6">
        <w:rPr>
          <w:rFonts w:ascii="Times New Roman" w:hAnsi="Times New Roman" w:cs="Times New Roman"/>
          <w:sz w:val="24"/>
          <w:szCs w:val="24"/>
        </w:rPr>
        <w:t>1.13</w:t>
      </w:r>
      <w:r w:rsidR="003B20B6">
        <w:rPr>
          <w:rFonts w:ascii="Times New Roman" w:hAnsi="Times New Roman" w:cs="Times New Roman"/>
          <w:sz w:val="24"/>
          <w:szCs w:val="24"/>
        </w:rPr>
        <w:t xml:space="preserve">, P = </w:t>
      </w:r>
      <w:r w:rsidR="003B20B6" w:rsidRPr="003B20B6">
        <w:rPr>
          <w:rFonts w:ascii="Times New Roman" w:hAnsi="Times New Roman" w:cs="Times New Roman"/>
          <w:sz w:val="24"/>
          <w:szCs w:val="24"/>
        </w:rPr>
        <w:t>0.1</w:t>
      </w:r>
      <w:r w:rsidR="003B20B6">
        <w:rPr>
          <w:rFonts w:ascii="Times New Roman" w:hAnsi="Times New Roman" w:cs="Times New Roman"/>
          <w:sz w:val="24"/>
          <w:szCs w:val="24"/>
        </w:rPr>
        <w:t>8</w:t>
      </w:r>
      <w:r w:rsidR="00D10E38">
        <w:rPr>
          <w:rFonts w:ascii="Times New Roman" w:hAnsi="Times New Roman" w:cs="Times New Roman"/>
          <w:sz w:val="24"/>
          <w:szCs w:val="24"/>
        </w:rPr>
        <w:t>)</w:t>
      </w:r>
      <w:r>
        <w:rPr>
          <w:rFonts w:ascii="Times New Roman" w:hAnsi="Times New Roman" w:cs="Times New Roman"/>
          <w:sz w:val="24"/>
          <w:szCs w:val="24"/>
        </w:rPr>
        <w:t>.</w:t>
      </w:r>
      <w:r w:rsidR="0039461C">
        <w:rPr>
          <w:rFonts w:ascii="Times New Roman" w:hAnsi="Times New Roman" w:cs="Times New Roman"/>
          <w:sz w:val="24"/>
          <w:szCs w:val="24"/>
        </w:rPr>
        <w:t xml:space="preserve"> </w:t>
      </w:r>
      <w:r w:rsidR="008C645B">
        <w:rPr>
          <w:rFonts w:ascii="Times New Roman" w:hAnsi="Times New Roman" w:cs="Times New Roman"/>
          <w:sz w:val="24"/>
          <w:szCs w:val="24"/>
        </w:rPr>
        <w:t>H</w:t>
      </w:r>
      <w:r w:rsidR="0039461C">
        <w:rPr>
          <w:rFonts w:ascii="Times New Roman" w:hAnsi="Times New Roman" w:cs="Times New Roman"/>
          <w:sz w:val="24"/>
          <w:szCs w:val="24"/>
        </w:rPr>
        <w:t xml:space="preserve">owever, </w:t>
      </w:r>
      <w:r w:rsidR="008C645B">
        <w:rPr>
          <w:rFonts w:ascii="Times New Roman" w:hAnsi="Times New Roman" w:cs="Times New Roman"/>
          <w:sz w:val="24"/>
          <w:szCs w:val="24"/>
        </w:rPr>
        <w:t xml:space="preserve">there were </w:t>
      </w:r>
      <w:r w:rsidR="0039461C">
        <w:rPr>
          <w:rFonts w:ascii="Times New Roman" w:hAnsi="Times New Roman" w:cs="Times New Roman"/>
          <w:sz w:val="24"/>
          <w:szCs w:val="24"/>
        </w:rPr>
        <w:t xml:space="preserve">significant differences in community composition </w:t>
      </w:r>
      <w:bookmarkStart w:id="278" w:name="_Hlk108785111"/>
      <w:r w:rsidR="005C449A">
        <w:rPr>
          <w:rFonts w:ascii="Times New Roman" w:hAnsi="Times New Roman" w:cs="Times New Roman"/>
          <w:sz w:val="24"/>
          <w:szCs w:val="24"/>
        </w:rPr>
        <w:t>among</w:t>
      </w:r>
      <w:r w:rsidR="0039461C">
        <w:rPr>
          <w:rFonts w:ascii="Times New Roman" w:hAnsi="Times New Roman" w:cs="Times New Roman"/>
          <w:sz w:val="24"/>
          <w:szCs w:val="24"/>
        </w:rPr>
        <w:t xml:space="preserve"> macroinvertebrate </w:t>
      </w:r>
      <w:r w:rsidR="005C449A" w:rsidRPr="005C449A">
        <w:rPr>
          <w:rFonts w:ascii="Times New Roman" w:hAnsi="Times New Roman" w:cs="Times New Roman"/>
          <w:sz w:val="24"/>
          <w:szCs w:val="24"/>
        </w:rPr>
        <w:t xml:space="preserve">orders (PERMANOVA: test statistic = 1.74, P &lt; </w:t>
      </w:r>
      <w:proofErr w:type="gramStart"/>
      <w:r w:rsidR="005C449A" w:rsidRPr="005C449A">
        <w:rPr>
          <w:rFonts w:ascii="Times New Roman" w:hAnsi="Times New Roman" w:cs="Times New Roman"/>
          <w:sz w:val="24"/>
          <w:szCs w:val="24"/>
        </w:rPr>
        <w:t>0.001)(</w:t>
      </w:r>
      <w:proofErr w:type="gramEnd"/>
      <w:r w:rsidR="005C449A" w:rsidRPr="005C449A">
        <w:rPr>
          <w:rFonts w:ascii="Times New Roman" w:hAnsi="Times New Roman" w:cs="Times New Roman"/>
          <w:sz w:val="24"/>
          <w:szCs w:val="24"/>
        </w:rPr>
        <w:t xml:space="preserve"> (Fig. 3</w:t>
      </w:r>
      <w:r w:rsidR="005C449A">
        <w:rPr>
          <w:rFonts w:ascii="Times New Roman" w:hAnsi="Times New Roman" w:cs="Times New Roman"/>
          <w:sz w:val="24"/>
          <w:szCs w:val="24"/>
        </w:rPr>
        <w:t>A</w:t>
      </w:r>
      <w:r w:rsidR="005C449A" w:rsidRPr="005C449A">
        <w:rPr>
          <w:rFonts w:ascii="Times New Roman" w:hAnsi="Times New Roman" w:cs="Times New Roman"/>
          <w:sz w:val="24"/>
          <w:szCs w:val="24"/>
        </w:rPr>
        <w:t>)</w:t>
      </w:r>
      <w:bookmarkEnd w:id="278"/>
      <w:r w:rsidR="005C449A" w:rsidRPr="005C449A">
        <w:rPr>
          <w:rFonts w:ascii="Times New Roman" w:hAnsi="Times New Roman" w:cs="Times New Roman"/>
          <w:sz w:val="24"/>
          <w:szCs w:val="24"/>
        </w:rPr>
        <w:t>,</w:t>
      </w:r>
      <w:r w:rsidR="005C449A">
        <w:rPr>
          <w:rFonts w:ascii="Times New Roman" w:hAnsi="Times New Roman" w:cs="Times New Roman"/>
          <w:sz w:val="24"/>
          <w:szCs w:val="24"/>
        </w:rPr>
        <w:t xml:space="preserve"> </w:t>
      </w:r>
      <w:r w:rsidR="0039461C">
        <w:rPr>
          <w:rFonts w:ascii="Times New Roman" w:hAnsi="Times New Roman" w:cs="Times New Roman"/>
          <w:sz w:val="24"/>
          <w:szCs w:val="24"/>
        </w:rPr>
        <w:t xml:space="preserve">families (PERMANOVA: </w:t>
      </w:r>
      <w:r w:rsidR="0039461C" w:rsidRPr="003B20B6">
        <w:rPr>
          <w:rFonts w:ascii="Times New Roman" w:hAnsi="Times New Roman" w:cs="Times New Roman"/>
          <w:sz w:val="24"/>
          <w:szCs w:val="24"/>
        </w:rPr>
        <w:t>test statistic</w:t>
      </w:r>
      <w:r w:rsidR="0039461C">
        <w:rPr>
          <w:rFonts w:ascii="Times New Roman" w:hAnsi="Times New Roman" w:cs="Times New Roman"/>
          <w:sz w:val="24"/>
          <w:szCs w:val="24"/>
        </w:rPr>
        <w:t xml:space="preserve"> = </w:t>
      </w:r>
      <w:r w:rsidR="0039461C" w:rsidRPr="003B20B6">
        <w:rPr>
          <w:rFonts w:ascii="Times New Roman" w:hAnsi="Times New Roman" w:cs="Times New Roman"/>
          <w:sz w:val="24"/>
          <w:szCs w:val="24"/>
        </w:rPr>
        <w:t>1.</w:t>
      </w:r>
      <w:r w:rsidR="0039461C">
        <w:rPr>
          <w:rFonts w:ascii="Times New Roman" w:hAnsi="Times New Roman" w:cs="Times New Roman"/>
          <w:sz w:val="24"/>
          <w:szCs w:val="24"/>
        </w:rPr>
        <w:t xml:space="preserve">48, P &lt; </w:t>
      </w:r>
      <w:r w:rsidR="0039461C" w:rsidRPr="003B20B6">
        <w:rPr>
          <w:rFonts w:ascii="Times New Roman" w:hAnsi="Times New Roman" w:cs="Times New Roman"/>
          <w:sz w:val="24"/>
          <w:szCs w:val="24"/>
        </w:rPr>
        <w:t>0.</w:t>
      </w:r>
      <w:r w:rsidR="0039461C">
        <w:rPr>
          <w:rFonts w:ascii="Times New Roman" w:hAnsi="Times New Roman" w:cs="Times New Roman"/>
          <w:sz w:val="24"/>
          <w:szCs w:val="24"/>
        </w:rPr>
        <w:t>001)</w:t>
      </w:r>
      <w:r w:rsidR="005C449A">
        <w:rPr>
          <w:rFonts w:ascii="Times New Roman" w:hAnsi="Times New Roman" w:cs="Times New Roman"/>
          <w:sz w:val="24"/>
          <w:szCs w:val="24"/>
        </w:rPr>
        <w:t xml:space="preserve"> (Fig. 3B)</w:t>
      </w:r>
      <w:r w:rsidR="0039461C">
        <w:rPr>
          <w:rFonts w:ascii="Times New Roman" w:hAnsi="Times New Roman" w:cs="Times New Roman"/>
          <w:sz w:val="24"/>
          <w:szCs w:val="24"/>
        </w:rPr>
        <w:t xml:space="preserve">, </w:t>
      </w:r>
      <w:r w:rsidR="005C449A">
        <w:rPr>
          <w:rFonts w:ascii="Times New Roman" w:hAnsi="Times New Roman" w:cs="Times New Roman"/>
          <w:sz w:val="24"/>
          <w:szCs w:val="24"/>
        </w:rPr>
        <w:t xml:space="preserve">and </w:t>
      </w:r>
      <w:r w:rsidR="00D82123">
        <w:rPr>
          <w:rFonts w:ascii="Times New Roman" w:hAnsi="Times New Roman" w:cs="Times New Roman"/>
          <w:sz w:val="24"/>
          <w:szCs w:val="24"/>
        </w:rPr>
        <w:t xml:space="preserve">genera (PERMANOVA: </w:t>
      </w:r>
      <w:r w:rsidR="00D82123" w:rsidRPr="003B20B6">
        <w:rPr>
          <w:rFonts w:ascii="Times New Roman" w:hAnsi="Times New Roman" w:cs="Times New Roman"/>
          <w:sz w:val="24"/>
          <w:szCs w:val="24"/>
        </w:rPr>
        <w:t>test statistic</w:t>
      </w:r>
      <w:r w:rsidR="00D82123">
        <w:rPr>
          <w:rFonts w:ascii="Times New Roman" w:hAnsi="Times New Roman" w:cs="Times New Roman"/>
          <w:sz w:val="24"/>
          <w:szCs w:val="24"/>
        </w:rPr>
        <w:t xml:space="preserve"> = 2.17, P </w:t>
      </w:r>
      <w:r w:rsidR="006B51AA">
        <w:rPr>
          <w:rFonts w:ascii="Times New Roman" w:hAnsi="Times New Roman" w:cs="Times New Roman"/>
          <w:sz w:val="24"/>
          <w:szCs w:val="24"/>
        </w:rPr>
        <w:t>=</w:t>
      </w:r>
      <w:r w:rsidR="00D82123">
        <w:rPr>
          <w:rFonts w:ascii="Times New Roman" w:hAnsi="Times New Roman" w:cs="Times New Roman"/>
          <w:sz w:val="24"/>
          <w:szCs w:val="24"/>
        </w:rPr>
        <w:t xml:space="preserve"> </w:t>
      </w:r>
      <w:r w:rsidR="00D82123" w:rsidRPr="003B20B6">
        <w:rPr>
          <w:rFonts w:ascii="Times New Roman" w:hAnsi="Times New Roman" w:cs="Times New Roman"/>
          <w:sz w:val="24"/>
          <w:szCs w:val="24"/>
        </w:rPr>
        <w:t>0.</w:t>
      </w:r>
      <w:r w:rsidR="00D82123">
        <w:rPr>
          <w:rFonts w:ascii="Times New Roman" w:hAnsi="Times New Roman" w:cs="Times New Roman"/>
          <w:sz w:val="24"/>
          <w:szCs w:val="24"/>
        </w:rPr>
        <w:t>00</w:t>
      </w:r>
      <w:r w:rsidR="006B51AA">
        <w:rPr>
          <w:rFonts w:ascii="Times New Roman" w:hAnsi="Times New Roman" w:cs="Times New Roman"/>
          <w:sz w:val="24"/>
          <w:szCs w:val="24"/>
        </w:rPr>
        <w:t>4</w:t>
      </w:r>
      <w:r w:rsidR="00D82123">
        <w:rPr>
          <w:rFonts w:ascii="Times New Roman" w:hAnsi="Times New Roman" w:cs="Times New Roman"/>
          <w:sz w:val="24"/>
          <w:szCs w:val="24"/>
        </w:rPr>
        <w:t>)</w:t>
      </w:r>
      <w:r w:rsidR="005C449A">
        <w:rPr>
          <w:rFonts w:ascii="Times New Roman" w:hAnsi="Times New Roman" w:cs="Times New Roman"/>
          <w:sz w:val="24"/>
          <w:szCs w:val="24"/>
        </w:rPr>
        <w:t>(</w:t>
      </w:r>
      <w:r w:rsidR="005C449A" w:rsidRPr="005C449A">
        <w:rPr>
          <w:rFonts w:ascii="Times New Roman" w:hAnsi="Times New Roman" w:cs="Times New Roman"/>
          <w:sz w:val="24"/>
          <w:szCs w:val="24"/>
        </w:rPr>
        <w:t xml:space="preserve"> </w:t>
      </w:r>
      <w:r w:rsidR="005C449A">
        <w:rPr>
          <w:rFonts w:ascii="Times New Roman" w:hAnsi="Times New Roman" w:cs="Times New Roman"/>
          <w:sz w:val="24"/>
          <w:szCs w:val="24"/>
        </w:rPr>
        <w:t>(Fig. 3C)</w:t>
      </w:r>
      <w:r w:rsidR="001B05F8">
        <w:rPr>
          <w:rFonts w:ascii="Times New Roman" w:hAnsi="Times New Roman" w:cs="Times New Roman"/>
          <w:sz w:val="24"/>
          <w:szCs w:val="24"/>
        </w:rPr>
        <w:t xml:space="preserve">. </w:t>
      </w:r>
      <w:r w:rsidR="006B6BD9">
        <w:rPr>
          <w:rFonts w:ascii="Times New Roman" w:hAnsi="Times New Roman" w:cs="Times New Roman"/>
          <w:sz w:val="24"/>
          <w:szCs w:val="24"/>
        </w:rPr>
        <w:t>Finally, there</w:t>
      </w:r>
      <w:r w:rsidR="001B05F8">
        <w:rPr>
          <w:rFonts w:ascii="Times New Roman" w:hAnsi="Times New Roman" w:cs="Times New Roman"/>
          <w:sz w:val="24"/>
          <w:szCs w:val="24"/>
        </w:rPr>
        <w:t xml:space="preserve"> w</w:t>
      </w:r>
      <w:r w:rsidR="00935E3F">
        <w:rPr>
          <w:rFonts w:ascii="Times New Roman" w:hAnsi="Times New Roman" w:cs="Times New Roman"/>
          <w:sz w:val="24"/>
          <w:szCs w:val="24"/>
        </w:rPr>
        <w:t>as</w:t>
      </w:r>
      <w:r w:rsidR="001B05F8">
        <w:rPr>
          <w:rFonts w:ascii="Times New Roman" w:hAnsi="Times New Roman" w:cs="Times New Roman"/>
          <w:sz w:val="24"/>
          <w:szCs w:val="24"/>
        </w:rPr>
        <w:t xml:space="preserve"> significant difference in microbiome composition among </w:t>
      </w:r>
      <w:r w:rsidR="003E001D">
        <w:rPr>
          <w:rFonts w:ascii="Times New Roman" w:hAnsi="Times New Roman" w:cs="Times New Roman"/>
          <w:sz w:val="24"/>
          <w:szCs w:val="24"/>
        </w:rPr>
        <w:t xml:space="preserve">ecological </w:t>
      </w:r>
      <w:r w:rsidR="001B05F8">
        <w:rPr>
          <w:rFonts w:ascii="Times New Roman" w:hAnsi="Times New Roman" w:cs="Times New Roman"/>
          <w:sz w:val="24"/>
          <w:szCs w:val="24"/>
        </w:rPr>
        <w:t xml:space="preserve">functional feeding group classifications (PERMANOVA: </w:t>
      </w:r>
      <w:r w:rsidR="001B05F8" w:rsidRPr="003B20B6">
        <w:rPr>
          <w:rFonts w:ascii="Times New Roman" w:hAnsi="Times New Roman" w:cs="Times New Roman"/>
          <w:sz w:val="24"/>
          <w:szCs w:val="24"/>
        </w:rPr>
        <w:t>test statistic</w:t>
      </w:r>
      <w:r w:rsidR="001B05F8">
        <w:rPr>
          <w:rFonts w:ascii="Times New Roman" w:hAnsi="Times New Roman" w:cs="Times New Roman"/>
          <w:sz w:val="24"/>
          <w:szCs w:val="24"/>
        </w:rPr>
        <w:t xml:space="preserve"> = </w:t>
      </w:r>
      <w:r w:rsidR="001B05F8" w:rsidRPr="003B20B6">
        <w:rPr>
          <w:rFonts w:ascii="Times New Roman" w:hAnsi="Times New Roman" w:cs="Times New Roman"/>
          <w:sz w:val="24"/>
          <w:szCs w:val="24"/>
        </w:rPr>
        <w:t>1.</w:t>
      </w:r>
      <w:r w:rsidR="001B05F8">
        <w:rPr>
          <w:rFonts w:ascii="Times New Roman" w:hAnsi="Times New Roman" w:cs="Times New Roman"/>
          <w:sz w:val="24"/>
          <w:szCs w:val="24"/>
        </w:rPr>
        <w:t xml:space="preserve">35, P = </w:t>
      </w:r>
      <w:r w:rsidR="001B05F8" w:rsidRPr="003B20B6">
        <w:rPr>
          <w:rFonts w:ascii="Times New Roman" w:hAnsi="Times New Roman" w:cs="Times New Roman"/>
          <w:sz w:val="24"/>
          <w:szCs w:val="24"/>
        </w:rPr>
        <w:t>0.</w:t>
      </w:r>
      <w:r w:rsidR="001B05F8">
        <w:rPr>
          <w:rFonts w:ascii="Times New Roman" w:hAnsi="Times New Roman" w:cs="Times New Roman"/>
          <w:sz w:val="24"/>
          <w:szCs w:val="24"/>
        </w:rPr>
        <w:t>0</w:t>
      </w:r>
      <w:r w:rsidR="006B51AA">
        <w:rPr>
          <w:rFonts w:ascii="Times New Roman" w:hAnsi="Times New Roman" w:cs="Times New Roman"/>
          <w:sz w:val="24"/>
          <w:szCs w:val="24"/>
        </w:rPr>
        <w:t>08</w:t>
      </w:r>
      <w:r w:rsidR="001B05F8">
        <w:rPr>
          <w:rFonts w:ascii="Times New Roman" w:hAnsi="Times New Roman" w:cs="Times New Roman"/>
          <w:sz w:val="24"/>
          <w:szCs w:val="24"/>
        </w:rPr>
        <w:t>)</w:t>
      </w:r>
      <w:r w:rsidR="005C449A">
        <w:rPr>
          <w:rFonts w:ascii="Times New Roman" w:hAnsi="Times New Roman" w:cs="Times New Roman"/>
          <w:sz w:val="24"/>
          <w:szCs w:val="24"/>
        </w:rPr>
        <w:t xml:space="preserve"> (Fig. 3D)</w:t>
      </w:r>
      <w:r w:rsidR="001B05F8">
        <w:rPr>
          <w:rFonts w:ascii="Times New Roman" w:hAnsi="Times New Roman" w:cs="Times New Roman"/>
          <w:sz w:val="24"/>
          <w:szCs w:val="24"/>
        </w:rPr>
        <w:t>.</w:t>
      </w:r>
    </w:p>
    <w:p w14:paraId="75CCCBFF" w14:textId="15A2D251" w:rsidR="0069508D" w:rsidRPr="00AE7D9C" w:rsidRDefault="001B05F8" w:rsidP="00B22F9F">
      <w:pPr>
        <w:tabs>
          <w:tab w:val="left" w:pos="7359"/>
        </w:tabs>
        <w:spacing w:line="480" w:lineRule="auto"/>
        <w:ind w:firstLine="720"/>
        <w:outlineLvl w:val="0"/>
        <w:rPr>
          <w:rFonts w:ascii="Times New Roman" w:hAnsi="Times New Roman" w:cs="Times New Roman"/>
          <w:sz w:val="24"/>
          <w:szCs w:val="24"/>
        </w:rPr>
      </w:pPr>
      <w:r>
        <w:rPr>
          <w:rFonts w:ascii="Times New Roman" w:hAnsi="Times New Roman" w:cs="Times New Roman"/>
          <w:sz w:val="24"/>
          <w:szCs w:val="24"/>
        </w:rPr>
        <w:t xml:space="preserve"> </w:t>
      </w:r>
      <w:r w:rsidR="00AD5259" w:rsidRPr="00AE7D9C">
        <w:rPr>
          <w:rFonts w:ascii="Times New Roman" w:hAnsi="Times New Roman" w:cs="Times New Roman"/>
          <w:sz w:val="24"/>
          <w:szCs w:val="24"/>
        </w:rPr>
        <w:t>Examination of ASVs</w:t>
      </w:r>
      <w:r w:rsidR="00131D19" w:rsidRPr="00AE7D9C">
        <w:rPr>
          <w:rFonts w:ascii="Times New Roman" w:hAnsi="Times New Roman" w:cs="Times New Roman"/>
          <w:sz w:val="24"/>
          <w:szCs w:val="24"/>
        </w:rPr>
        <w:t xml:space="preserve"> that differed</w:t>
      </w:r>
      <w:r w:rsidR="008770F9">
        <w:rPr>
          <w:rFonts w:ascii="Times New Roman" w:hAnsi="Times New Roman" w:cs="Times New Roman"/>
          <w:sz w:val="24"/>
          <w:szCs w:val="24"/>
        </w:rPr>
        <w:t xml:space="preserve"> significantly </w:t>
      </w:r>
      <w:bookmarkStart w:id="279" w:name="_Hlk111045703"/>
      <w:r w:rsidR="008770F9" w:rsidRPr="00AE7D9C">
        <w:rPr>
          <w:rFonts w:ascii="Times New Roman" w:hAnsi="Times New Roman" w:cs="Times New Roman"/>
          <w:sz w:val="24"/>
          <w:szCs w:val="24"/>
        </w:rPr>
        <w:t>(</w:t>
      </w:r>
      <w:r w:rsidR="008770F9">
        <w:rPr>
          <w:rFonts w:ascii="Times New Roman" w:hAnsi="Times New Roman" w:cs="Times New Roman"/>
          <w:sz w:val="24"/>
          <w:szCs w:val="24"/>
        </w:rPr>
        <w:t xml:space="preserve">FDR-adjusted </w:t>
      </w:r>
      <w:r w:rsidR="008770F9" w:rsidRPr="00AE7D9C">
        <w:rPr>
          <w:rFonts w:ascii="Times New Roman" w:hAnsi="Times New Roman" w:cs="Times New Roman"/>
          <w:sz w:val="24"/>
          <w:szCs w:val="24"/>
        </w:rPr>
        <w:t>P = 0.05</w:t>
      </w:r>
      <w:proofErr w:type="gramStart"/>
      <w:r w:rsidR="008770F9" w:rsidRPr="00AE7D9C">
        <w:rPr>
          <w:rFonts w:ascii="Times New Roman" w:hAnsi="Times New Roman" w:cs="Times New Roman"/>
          <w:sz w:val="24"/>
          <w:szCs w:val="24"/>
        </w:rPr>
        <w:t xml:space="preserve">) </w:t>
      </w:r>
      <w:r w:rsidR="008770F9">
        <w:rPr>
          <w:rFonts w:ascii="Times New Roman" w:hAnsi="Times New Roman" w:cs="Times New Roman"/>
          <w:sz w:val="24"/>
          <w:szCs w:val="24"/>
        </w:rPr>
        <w:t xml:space="preserve"> </w:t>
      </w:r>
      <w:bookmarkEnd w:id="279"/>
      <w:r w:rsidR="008770F9">
        <w:rPr>
          <w:rFonts w:ascii="Times New Roman" w:hAnsi="Times New Roman" w:cs="Times New Roman"/>
          <w:sz w:val="24"/>
          <w:szCs w:val="24"/>
        </w:rPr>
        <w:t>in</w:t>
      </w:r>
      <w:proofErr w:type="gramEnd"/>
      <w:r w:rsidR="008770F9">
        <w:rPr>
          <w:rFonts w:ascii="Times New Roman" w:hAnsi="Times New Roman" w:cs="Times New Roman"/>
          <w:sz w:val="24"/>
          <w:szCs w:val="24"/>
        </w:rPr>
        <w:t xml:space="preserve"> abundance</w:t>
      </w:r>
      <w:r w:rsidR="00131D19" w:rsidRPr="00AE7D9C">
        <w:rPr>
          <w:rFonts w:ascii="Times New Roman" w:hAnsi="Times New Roman" w:cs="Times New Roman"/>
          <w:sz w:val="24"/>
          <w:szCs w:val="24"/>
        </w:rPr>
        <w:t xml:space="preserve"> </w:t>
      </w:r>
      <w:r w:rsidR="00697D18" w:rsidRPr="00AE7D9C">
        <w:rPr>
          <w:rFonts w:ascii="Times New Roman" w:hAnsi="Times New Roman" w:cs="Times New Roman"/>
          <w:sz w:val="24"/>
          <w:szCs w:val="24"/>
        </w:rPr>
        <w:t xml:space="preserve">among the various variables </w:t>
      </w:r>
      <w:r w:rsidR="00AD5259" w:rsidRPr="00AE7D9C">
        <w:rPr>
          <w:rFonts w:ascii="Times New Roman" w:hAnsi="Times New Roman" w:cs="Times New Roman"/>
          <w:sz w:val="24"/>
          <w:szCs w:val="24"/>
        </w:rPr>
        <w:t>yielded</w:t>
      </w:r>
      <w:r w:rsidR="00DB6D26" w:rsidRPr="00AE7D9C">
        <w:rPr>
          <w:rFonts w:ascii="Times New Roman" w:hAnsi="Times New Roman" w:cs="Times New Roman"/>
          <w:sz w:val="24"/>
          <w:szCs w:val="24"/>
        </w:rPr>
        <w:t xml:space="preserve"> </w:t>
      </w:r>
      <w:r w:rsidR="008770F9">
        <w:rPr>
          <w:rFonts w:ascii="Times New Roman" w:hAnsi="Times New Roman" w:cs="Times New Roman"/>
          <w:sz w:val="24"/>
          <w:szCs w:val="24"/>
        </w:rPr>
        <w:t>four bacterial ASVs across the 10 NEON sites</w:t>
      </w:r>
      <w:r w:rsidR="00D339B7">
        <w:rPr>
          <w:rFonts w:ascii="Times New Roman" w:hAnsi="Times New Roman" w:cs="Times New Roman"/>
          <w:sz w:val="24"/>
          <w:szCs w:val="24"/>
        </w:rPr>
        <w:t xml:space="preserve">. For macroinvertebrate orders it was one ASV at FDR-adjusted </w:t>
      </w:r>
      <w:r w:rsidR="00D339B7" w:rsidRPr="00AE7D9C">
        <w:rPr>
          <w:rFonts w:ascii="Times New Roman" w:hAnsi="Times New Roman" w:cs="Times New Roman"/>
          <w:sz w:val="24"/>
          <w:szCs w:val="24"/>
        </w:rPr>
        <w:t xml:space="preserve">P = 0.05 </w:t>
      </w:r>
      <w:r w:rsidR="00D339B7">
        <w:rPr>
          <w:rFonts w:ascii="Times New Roman" w:hAnsi="Times New Roman" w:cs="Times New Roman"/>
          <w:sz w:val="24"/>
          <w:szCs w:val="24"/>
        </w:rPr>
        <w:t xml:space="preserve">and </w:t>
      </w:r>
      <w:r w:rsidR="00B463CC" w:rsidRPr="00AE7D9C">
        <w:rPr>
          <w:rFonts w:ascii="Times New Roman" w:hAnsi="Times New Roman" w:cs="Times New Roman"/>
          <w:sz w:val="24"/>
          <w:szCs w:val="24"/>
        </w:rPr>
        <w:t>4</w:t>
      </w:r>
      <w:r w:rsidR="00A65D89" w:rsidRPr="00AE7D9C">
        <w:rPr>
          <w:rFonts w:ascii="Times New Roman" w:hAnsi="Times New Roman" w:cs="Times New Roman"/>
          <w:sz w:val="24"/>
          <w:szCs w:val="24"/>
        </w:rPr>
        <w:t>3</w:t>
      </w:r>
      <w:r w:rsidR="00697D18" w:rsidRPr="00AE7D9C">
        <w:rPr>
          <w:rFonts w:ascii="Times New Roman" w:hAnsi="Times New Roman" w:cs="Times New Roman"/>
          <w:sz w:val="24"/>
          <w:szCs w:val="24"/>
        </w:rPr>
        <w:t xml:space="preserve"> </w:t>
      </w:r>
      <w:r w:rsidR="00C13F70" w:rsidRPr="00AE7D9C">
        <w:rPr>
          <w:rFonts w:ascii="Times New Roman" w:hAnsi="Times New Roman" w:cs="Times New Roman"/>
          <w:sz w:val="24"/>
          <w:szCs w:val="24"/>
        </w:rPr>
        <w:t>bacterial ASVs</w:t>
      </w:r>
      <w:r w:rsidR="00DB6D26" w:rsidRPr="00AE7D9C">
        <w:rPr>
          <w:rFonts w:ascii="Times New Roman" w:hAnsi="Times New Roman" w:cs="Times New Roman"/>
          <w:sz w:val="24"/>
          <w:szCs w:val="24"/>
        </w:rPr>
        <w:t xml:space="preserve"> </w:t>
      </w:r>
      <w:r w:rsidR="00D339B7">
        <w:rPr>
          <w:rFonts w:ascii="Times New Roman" w:hAnsi="Times New Roman" w:cs="Times New Roman"/>
          <w:sz w:val="24"/>
          <w:szCs w:val="24"/>
        </w:rPr>
        <w:t>at P = 0.05</w:t>
      </w:r>
      <w:r w:rsidR="007B5FBF">
        <w:rPr>
          <w:rFonts w:ascii="Times New Roman" w:hAnsi="Times New Roman" w:cs="Times New Roman"/>
          <w:sz w:val="24"/>
          <w:szCs w:val="24"/>
        </w:rPr>
        <w:t xml:space="preserve"> </w:t>
      </w:r>
      <w:r w:rsidR="005D38E6" w:rsidRPr="00AE7D9C">
        <w:rPr>
          <w:rFonts w:ascii="Times New Roman" w:hAnsi="Times New Roman" w:cs="Times New Roman"/>
          <w:sz w:val="24"/>
          <w:szCs w:val="24"/>
        </w:rPr>
        <w:t xml:space="preserve">(Fig. </w:t>
      </w:r>
      <w:r w:rsidR="00B13317" w:rsidRPr="00AE7D9C">
        <w:rPr>
          <w:rFonts w:ascii="Times New Roman" w:hAnsi="Times New Roman" w:cs="Times New Roman"/>
          <w:sz w:val="24"/>
          <w:szCs w:val="24"/>
        </w:rPr>
        <w:t>4</w:t>
      </w:r>
      <w:r w:rsidR="00B463CC" w:rsidRPr="00AE7D9C">
        <w:rPr>
          <w:rFonts w:ascii="Times New Roman" w:hAnsi="Times New Roman" w:cs="Times New Roman"/>
          <w:sz w:val="24"/>
          <w:szCs w:val="24"/>
        </w:rPr>
        <w:t>A)</w:t>
      </w:r>
      <w:r w:rsidR="007B5FBF">
        <w:rPr>
          <w:rFonts w:ascii="Times New Roman" w:hAnsi="Times New Roman" w:cs="Times New Roman"/>
          <w:sz w:val="24"/>
          <w:szCs w:val="24"/>
        </w:rPr>
        <w:t>. For functional feeding groups it was</w:t>
      </w:r>
      <w:r w:rsidR="00B463CC" w:rsidRPr="00AE7D9C">
        <w:rPr>
          <w:rFonts w:ascii="Times New Roman" w:hAnsi="Times New Roman" w:cs="Times New Roman"/>
          <w:sz w:val="24"/>
          <w:szCs w:val="24"/>
        </w:rPr>
        <w:t xml:space="preserve"> </w:t>
      </w:r>
      <w:r w:rsidR="00A65D89" w:rsidRPr="00AE7D9C">
        <w:rPr>
          <w:rFonts w:ascii="Times New Roman" w:hAnsi="Times New Roman" w:cs="Times New Roman"/>
          <w:sz w:val="24"/>
          <w:szCs w:val="24"/>
        </w:rPr>
        <w:t>18</w:t>
      </w:r>
      <w:r w:rsidR="00C13F70" w:rsidRPr="00AE7D9C">
        <w:rPr>
          <w:rFonts w:ascii="Times New Roman" w:hAnsi="Times New Roman" w:cs="Times New Roman"/>
          <w:sz w:val="24"/>
          <w:szCs w:val="24"/>
        </w:rPr>
        <w:t xml:space="preserve"> </w:t>
      </w:r>
      <w:r w:rsidR="00B0161D" w:rsidRPr="00AE7D9C">
        <w:rPr>
          <w:rFonts w:ascii="Times New Roman" w:hAnsi="Times New Roman" w:cs="Times New Roman"/>
          <w:sz w:val="24"/>
          <w:szCs w:val="24"/>
        </w:rPr>
        <w:t>bacterial ASVs</w:t>
      </w:r>
      <w:r w:rsidR="00F85A45" w:rsidRPr="00AE7D9C">
        <w:rPr>
          <w:rFonts w:ascii="Times New Roman" w:hAnsi="Times New Roman" w:cs="Times New Roman"/>
          <w:sz w:val="24"/>
          <w:szCs w:val="24"/>
        </w:rPr>
        <w:t xml:space="preserve"> among the </w:t>
      </w:r>
      <w:r w:rsidR="00B0161D" w:rsidRPr="00AE7D9C">
        <w:rPr>
          <w:rFonts w:ascii="Times New Roman" w:hAnsi="Times New Roman" w:cs="Times New Roman"/>
          <w:sz w:val="24"/>
          <w:szCs w:val="24"/>
        </w:rPr>
        <w:t>five</w:t>
      </w:r>
      <w:r w:rsidR="00F85A45" w:rsidRPr="00AE7D9C">
        <w:rPr>
          <w:rFonts w:ascii="Times New Roman" w:hAnsi="Times New Roman" w:cs="Times New Roman"/>
          <w:sz w:val="24"/>
          <w:szCs w:val="24"/>
        </w:rPr>
        <w:t xml:space="preserve"> functional feeding group categories</w:t>
      </w:r>
      <w:r w:rsidR="00D339B7">
        <w:rPr>
          <w:rFonts w:ascii="Times New Roman" w:hAnsi="Times New Roman" w:cs="Times New Roman"/>
          <w:sz w:val="24"/>
          <w:szCs w:val="24"/>
        </w:rPr>
        <w:t xml:space="preserve"> </w:t>
      </w:r>
      <w:r w:rsidR="00D339B7" w:rsidRPr="00AE7D9C">
        <w:rPr>
          <w:rFonts w:ascii="Times New Roman" w:hAnsi="Times New Roman" w:cs="Times New Roman"/>
          <w:sz w:val="24"/>
          <w:szCs w:val="24"/>
        </w:rPr>
        <w:t>(</w:t>
      </w:r>
      <w:r w:rsidR="00D339B7">
        <w:rPr>
          <w:rFonts w:ascii="Times New Roman" w:hAnsi="Times New Roman" w:cs="Times New Roman"/>
          <w:sz w:val="24"/>
          <w:szCs w:val="24"/>
        </w:rPr>
        <w:t xml:space="preserve">FDR-adjusted </w:t>
      </w:r>
      <w:r w:rsidR="00D339B7" w:rsidRPr="00AE7D9C">
        <w:rPr>
          <w:rFonts w:ascii="Times New Roman" w:hAnsi="Times New Roman" w:cs="Times New Roman"/>
          <w:sz w:val="24"/>
          <w:szCs w:val="24"/>
        </w:rPr>
        <w:t xml:space="preserve">P = </w:t>
      </w:r>
      <w:proofErr w:type="gramStart"/>
      <w:r w:rsidR="00D339B7" w:rsidRPr="00AE7D9C">
        <w:rPr>
          <w:rFonts w:ascii="Times New Roman" w:hAnsi="Times New Roman" w:cs="Times New Roman"/>
          <w:sz w:val="24"/>
          <w:szCs w:val="24"/>
        </w:rPr>
        <w:t>0.05)</w:t>
      </w:r>
      <w:r w:rsidR="00F85A45" w:rsidRPr="00AE7D9C">
        <w:rPr>
          <w:rFonts w:ascii="Times New Roman" w:hAnsi="Times New Roman" w:cs="Times New Roman"/>
          <w:sz w:val="24"/>
          <w:szCs w:val="24"/>
        </w:rPr>
        <w:t>(</w:t>
      </w:r>
      <w:proofErr w:type="gramEnd"/>
      <w:r w:rsidR="00F85A45" w:rsidRPr="00AE7D9C">
        <w:rPr>
          <w:rFonts w:ascii="Times New Roman" w:hAnsi="Times New Roman" w:cs="Times New Roman"/>
          <w:sz w:val="24"/>
          <w:szCs w:val="24"/>
        </w:rPr>
        <w:t>Fig. 4</w:t>
      </w:r>
      <w:r w:rsidR="00B463CC" w:rsidRPr="00AE7D9C">
        <w:rPr>
          <w:rFonts w:ascii="Times New Roman" w:hAnsi="Times New Roman" w:cs="Times New Roman"/>
          <w:sz w:val="24"/>
          <w:szCs w:val="24"/>
        </w:rPr>
        <w:t>B</w:t>
      </w:r>
      <w:r w:rsidR="00F85A45" w:rsidRPr="00AE7D9C">
        <w:rPr>
          <w:rFonts w:ascii="Times New Roman" w:hAnsi="Times New Roman" w:cs="Times New Roman"/>
          <w:sz w:val="24"/>
          <w:szCs w:val="24"/>
        </w:rPr>
        <w:t xml:space="preserve">). </w:t>
      </w:r>
      <w:r w:rsidR="00B22F9F">
        <w:rPr>
          <w:rFonts w:ascii="Times New Roman" w:hAnsi="Times New Roman" w:cs="Times New Roman"/>
          <w:sz w:val="24"/>
          <w:szCs w:val="24"/>
        </w:rPr>
        <w:t xml:space="preserve">For locations all four significantly abundant ASVs were only detected in one NEON site (LEWI) at the FDR-adjusted </w:t>
      </w:r>
      <w:r w:rsidR="00B22F9F" w:rsidRPr="00AE7D9C">
        <w:rPr>
          <w:rFonts w:ascii="Times New Roman" w:hAnsi="Times New Roman" w:cs="Times New Roman"/>
          <w:sz w:val="24"/>
          <w:szCs w:val="24"/>
        </w:rPr>
        <w:t>P = 0.05</w:t>
      </w:r>
      <w:r w:rsidR="00B22F9F">
        <w:rPr>
          <w:rFonts w:ascii="Times New Roman" w:hAnsi="Times New Roman" w:cs="Times New Roman"/>
          <w:sz w:val="24"/>
          <w:szCs w:val="24"/>
        </w:rPr>
        <w:t xml:space="preserve">. These were ASVs classified to the families </w:t>
      </w:r>
      <w:r w:rsidR="00B22F9F" w:rsidRPr="00B22F9F">
        <w:rPr>
          <w:rFonts w:ascii="Times New Roman" w:hAnsi="Times New Roman" w:cs="Times New Roman"/>
          <w:sz w:val="24"/>
          <w:szCs w:val="24"/>
        </w:rPr>
        <w:t>Bacteroidetes BD2-2</w:t>
      </w:r>
      <w:r w:rsidR="00B22F9F">
        <w:rPr>
          <w:rFonts w:ascii="Times New Roman" w:hAnsi="Times New Roman" w:cs="Times New Roman"/>
          <w:sz w:val="24"/>
          <w:szCs w:val="24"/>
        </w:rPr>
        <w:t xml:space="preserve">, </w:t>
      </w:r>
      <w:r w:rsidR="00B22F9F" w:rsidRPr="00B22F9F">
        <w:rPr>
          <w:rFonts w:ascii="Times New Roman" w:hAnsi="Times New Roman" w:cs="Times New Roman"/>
          <w:sz w:val="24"/>
          <w:szCs w:val="24"/>
        </w:rPr>
        <w:t>Bacteroidetes vadinHA17</w:t>
      </w:r>
      <w:r w:rsidR="00B22F9F">
        <w:rPr>
          <w:rFonts w:ascii="Times New Roman" w:hAnsi="Times New Roman" w:cs="Times New Roman"/>
          <w:sz w:val="24"/>
          <w:szCs w:val="24"/>
        </w:rPr>
        <w:t xml:space="preserve">, </w:t>
      </w:r>
      <w:proofErr w:type="spellStart"/>
      <w:r w:rsidR="00B22F9F" w:rsidRPr="00B22F9F">
        <w:rPr>
          <w:rFonts w:ascii="Times New Roman" w:hAnsi="Times New Roman" w:cs="Times New Roman"/>
          <w:i/>
          <w:iCs/>
          <w:sz w:val="24"/>
          <w:szCs w:val="24"/>
        </w:rPr>
        <w:t>Geobacteraceae</w:t>
      </w:r>
      <w:proofErr w:type="spellEnd"/>
      <w:r w:rsidR="00B22F9F" w:rsidRPr="00B22F9F">
        <w:rPr>
          <w:rFonts w:ascii="Times New Roman" w:hAnsi="Times New Roman" w:cs="Times New Roman"/>
          <w:i/>
          <w:iCs/>
          <w:sz w:val="24"/>
          <w:szCs w:val="24"/>
        </w:rPr>
        <w:t>,</w:t>
      </w:r>
      <w:r w:rsidR="00B22F9F">
        <w:rPr>
          <w:rFonts w:ascii="Times New Roman" w:hAnsi="Times New Roman" w:cs="Times New Roman"/>
          <w:sz w:val="24"/>
          <w:szCs w:val="24"/>
        </w:rPr>
        <w:t xml:space="preserve"> and </w:t>
      </w:r>
      <w:proofErr w:type="spellStart"/>
      <w:r w:rsidR="00B22F9F" w:rsidRPr="00B22F9F">
        <w:rPr>
          <w:rFonts w:ascii="Times New Roman" w:hAnsi="Times New Roman" w:cs="Times New Roman"/>
          <w:i/>
          <w:iCs/>
          <w:sz w:val="24"/>
          <w:szCs w:val="24"/>
        </w:rPr>
        <w:t>Defluviicoccaceae</w:t>
      </w:r>
      <w:proofErr w:type="spellEnd"/>
      <w:r w:rsidR="00B22F9F">
        <w:rPr>
          <w:rFonts w:ascii="Times New Roman" w:hAnsi="Times New Roman" w:cs="Times New Roman"/>
          <w:sz w:val="24"/>
          <w:szCs w:val="24"/>
        </w:rPr>
        <w:t xml:space="preserve">. </w:t>
      </w:r>
      <w:r w:rsidR="005F33C1">
        <w:rPr>
          <w:rFonts w:ascii="Times New Roman" w:hAnsi="Times New Roman" w:cs="Times New Roman"/>
          <w:sz w:val="24"/>
          <w:szCs w:val="24"/>
        </w:rPr>
        <w:t>Among</w:t>
      </w:r>
      <w:r w:rsidR="000453AB" w:rsidRPr="00AE7D9C">
        <w:rPr>
          <w:rFonts w:ascii="Times New Roman" w:hAnsi="Times New Roman" w:cs="Times New Roman"/>
          <w:sz w:val="24"/>
          <w:szCs w:val="24"/>
        </w:rPr>
        <w:t xml:space="preserve"> macroinvertebrate orders, </w:t>
      </w:r>
      <w:proofErr w:type="spellStart"/>
      <w:r w:rsidR="003B1C6A" w:rsidRPr="00AE7D9C">
        <w:rPr>
          <w:rFonts w:ascii="Times New Roman" w:hAnsi="Times New Roman" w:cs="Times New Roman"/>
          <w:i/>
          <w:iCs/>
          <w:sz w:val="24"/>
          <w:szCs w:val="24"/>
        </w:rPr>
        <w:t>Anaplasmataceae</w:t>
      </w:r>
      <w:proofErr w:type="spellEnd"/>
      <w:r w:rsidR="003B1C6A" w:rsidRPr="00AE7D9C">
        <w:rPr>
          <w:rFonts w:ascii="Times New Roman" w:hAnsi="Times New Roman" w:cs="Times New Roman"/>
          <w:sz w:val="24"/>
          <w:szCs w:val="24"/>
        </w:rPr>
        <w:t xml:space="preserve"> </w:t>
      </w:r>
      <w:r w:rsidR="00A65D89" w:rsidRPr="00AE7D9C">
        <w:rPr>
          <w:rFonts w:ascii="Times New Roman" w:hAnsi="Times New Roman" w:cs="Times New Roman"/>
          <w:sz w:val="24"/>
          <w:szCs w:val="24"/>
        </w:rPr>
        <w:t>(Genus</w:t>
      </w:r>
      <w:r w:rsidR="00737AF4" w:rsidRPr="00AE7D9C">
        <w:rPr>
          <w:rFonts w:ascii="Times New Roman" w:hAnsi="Times New Roman" w:cs="Times New Roman"/>
          <w:sz w:val="24"/>
          <w:szCs w:val="24"/>
        </w:rPr>
        <w:t xml:space="preserve"> </w:t>
      </w:r>
      <w:proofErr w:type="gramStart"/>
      <w:r w:rsidR="00A65D89" w:rsidRPr="00AE7D9C">
        <w:rPr>
          <w:rFonts w:ascii="Times New Roman" w:hAnsi="Times New Roman" w:cs="Times New Roman"/>
          <w:i/>
          <w:iCs/>
          <w:sz w:val="24"/>
          <w:szCs w:val="24"/>
        </w:rPr>
        <w:t>Wolbachia</w:t>
      </w:r>
      <w:r w:rsidR="00A65D89" w:rsidRPr="00AE7D9C">
        <w:rPr>
          <w:rFonts w:ascii="Times New Roman" w:hAnsi="Times New Roman" w:cs="Times New Roman"/>
          <w:sz w:val="24"/>
          <w:szCs w:val="24"/>
        </w:rPr>
        <w:t xml:space="preserve">) </w:t>
      </w:r>
      <w:r w:rsidR="005F33C1">
        <w:rPr>
          <w:rFonts w:ascii="Times New Roman" w:hAnsi="Times New Roman" w:cs="Times New Roman"/>
          <w:sz w:val="24"/>
          <w:szCs w:val="24"/>
        </w:rPr>
        <w:t xml:space="preserve"> (</w:t>
      </w:r>
      <w:proofErr w:type="gramEnd"/>
      <w:r w:rsidR="005F33C1">
        <w:rPr>
          <w:rFonts w:ascii="Times New Roman" w:hAnsi="Times New Roman" w:cs="Times New Roman"/>
          <w:sz w:val="24"/>
          <w:szCs w:val="24"/>
        </w:rPr>
        <w:t xml:space="preserve">abundant across five macroinvertebrate orders, except Diptera and Megaloptera) </w:t>
      </w:r>
      <w:r w:rsidR="003B1C6A" w:rsidRPr="00AE7D9C">
        <w:rPr>
          <w:rFonts w:ascii="Times New Roman" w:hAnsi="Times New Roman" w:cs="Times New Roman"/>
          <w:sz w:val="24"/>
          <w:szCs w:val="24"/>
        </w:rPr>
        <w:t xml:space="preserve">and Unassigned </w:t>
      </w:r>
      <w:proofErr w:type="spellStart"/>
      <w:r w:rsidR="003B1C6A" w:rsidRPr="00AE7D9C">
        <w:rPr>
          <w:rFonts w:ascii="Times New Roman" w:hAnsi="Times New Roman" w:cs="Times New Roman"/>
          <w:sz w:val="24"/>
          <w:szCs w:val="24"/>
        </w:rPr>
        <w:t>Enteobacterales</w:t>
      </w:r>
      <w:proofErr w:type="spellEnd"/>
      <w:r w:rsidR="005F33C1">
        <w:rPr>
          <w:rFonts w:ascii="Times New Roman" w:hAnsi="Times New Roman" w:cs="Times New Roman"/>
          <w:sz w:val="24"/>
          <w:szCs w:val="24"/>
        </w:rPr>
        <w:t xml:space="preserve"> (abundant across six macroinvertebrate orders, except Odonata)</w:t>
      </w:r>
      <w:r w:rsidR="003B1C6A" w:rsidRPr="00AE7D9C">
        <w:rPr>
          <w:rFonts w:ascii="Times New Roman" w:hAnsi="Times New Roman" w:cs="Times New Roman"/>
          <w:sz w:val="24"/>
          <w:szCs w:val="24"/>
        </w:rPr>
        <w:t xml:space="preserve"> were the most abundant ASVs across macroinvertebrate orders. </w:t>
      </w:r>
      <w:proofErr w:type="spellStart"/>
      <w:r w:rsidR="00A65D89" w:rsidRPr="00AE7D9C">
        <w:rPr>
          <w:rFonts w:ascii="Times New Roman" w:hAnsi="Times New Roman" w:cs="Times New Roman"/>
          <w:i/>
          <w:iCs/>
          <w:sz w:val="24"/>
          <w:szCs w:val="24"/>
        </w:rPr>
        <w:t>Anaplasmataceae</w:t>
      </w:r>
      <w:proofErr w:type="spellEnd"/>
      <w:r w:rsidR="00A65D89" w:rsidRPr="00AE7D9C">
        <w:rPr>
          <w:rFonts w:ascii="Times New Roman" w:hAnsi="Times New Roman" w:cs="Times New Roman"/>
          <w:sz w:val="24"/>
          <w:szCs w:val="24"/>
        </w:rPr>
        <w:t xml:space="preserve"> (Genus</w:t>
      </w:r>
      <w:r w:rsidR="00737AF4" w:rsidRPr="00AE7D9C">
        <w:rPr>
          <w:rFonts w:ascii="Times New Roman" w:hAnsi="Times New Roman" w:cs="Times New Roman"/>
          <w:sz w:val="24"/>
          <w:szCs w:val="24"/>
        </w:rPr>
        <w:t xml:space="preserve"> </w:t>
      </w:r>
      <w:r w:rsidR="00A65D89" w:rsidRPr="00AE7D9C">
        <w:rPr>
          <w:rFonts w:ascii="Times New Roman" w:hAnsi="Times New Roman" w:cs="Times New Roman"/>
          <w:i/>
          <w:iCs/>
          <w:sz w:val="24"/>
          <w:szCs w:val="24"/>
        </w:rPr>
        <w:t>Wolbachia</w:t>
      </w:r>
      <w:r w:rsidR="00A65D89" w:rsidRPr="00AE7D9C">
        <w:rPr>
          <w:rFonts w:ascii="Times New Roman" w:hAnsi="Times New Roman" w:cs="Times New Roman"/>
          <w:sz w:val="24"/>
          <w:szCs w:val="24"/>
        </w:rPr>
        <w:t xml:space="preserve">) was the most abundant in Coleoptera, followed by </w:t>
      </w:r>
      <w:r w:rsidR="00A65D89" w:rsidRPr="00AE7D9C">
        <w:rPr>
          <w:rFonts w:ascii="Times New Roman" w:hAnsi="Times New Roman" w:cs="Times New Roman"/>
          <w:sz w:val="24"/>
          <w:szCs w:val="24"/>
        </w:rPr>
        <w:lastRenderedPageBreak/>
        <w:t>Odonata and Trichoptera</w:t>
      </w:r>
      <w:r w:rsidR="00737AF4" w:rsidRPr="00AE7D9C">
        <w:rPr>
          <w:rFonts w:ascii="Times New Roman" w:hAnsi="Times New Roman" w:cs="Times New Roman"/>
          <w:sz w:val="24"/>
          <w:szCs w:val="24"/>
        </w:rPr>
        <w:t xml:space="preserve"> (Fig. 4A). C</w:t>
      </w:r>
      <w:r w:rsidR="00636D7B" w:rsidRPr="00AE7D9C">
        <w:rPr>
          <w:rFonts w:ascii="Times New Roman" w:hAnsi="Times New Roman" w:cs="Times New Roman"/>
          <w:sz w:val="24"/>
          <w:szCs w:val="24"/>
        </w:rPr>
        <w:t xml:space="preserve">lustering of </w:t>
      </w:r>
      <w:r w:rsidR="00E51B36" w:rsidRPr="00AE7D9C">
        <w:rPr>
          <w:rFonts w:ascii="Times New Roman" w:hAnsi="Times New Roman" w:cs="Times New Roman"/>
          <w:sz w:val="24"/>
          <w:szCs w:val="24"/>
        </w:rPr>
        <w:t xml:space="preserve">Odonata and Coleoptera </w:t>
      </w:r>
      <w:r w:rsidR="00983429" w:rsidRPr="00AE7D9C">
        <w:rPr>
          <w:rFonts w:ascii="Times New Roman" w:hAnsi="Times New Roman" w:cs="Times New Roman"/>
          <w:sz w:val="24"/>
          <w:szCs w:val="24"/>
        </w:rPr>
        <w:t>is underscored by the</w:t>
      </w:r>
      <w:r w:rsidR="00E51B36" w:rsidRPr="00AE7D9C">
        <w:rPr>
          <w:rFonts w:ascii="Times New Roman" w:hAnsi="Times New Roman" w:cs="Times New Roman"/>
          <w:sz w:val="24"/>
          <w:szCs w:val="24"/>
        </w:rPr>
        <w:t xml:space="preserve"> abundance of </w:t>
      </w:r>
      <w:proofErr w:type="spellStart"/>
      <w:r w:rsidR="00E51B36" w:rsidRPr="00AE7D9C">
        <w:rPr>
          <w:rFonts w:ascii="Times New Roman" w:hAnsi="Times New Roman" w:cs="Times New Roman"/>
          <w:i/>
          <w:iCs/>
          <w:sz w:val="24"/>
          <w:szCs w:val="24"/>
        </w:rPr>
        <w:t>Anaplasmataceae</w:t>
      </w:r>
      <w:proofErr w:type="spellEnd"/>
      <w:r w:rsidR="00E51B36" w:rsidRPr="00AE7D9C">
        <w:rPr>
          <w:rFonts w:ascii="Times New Roman" w:hAnsi="Times New Roman" w:cs="Times New Roman"/>
          <w:i/>
          <w:iCs/>
          <w:sz w:val="24"/>
          <w:szCs w:val="24"/>
        </w:rPr>
        <w:t xml:space="preserve"> </w:t>
      </w:r>
      <w:r w:rsidR="00E51B36" w:rsidRPr="00AE7D9C">
        <w:rPr>
          <w:rFonts w:ascii="Times New Roman" w:hAnsi="Times New Roman" w:cs="Times New Roman"/>
          <w:sz w:val="24"/>
          <w:szCs w:val="24"/>
        </w:rPr>
        <w:t xml:space="preserve">(Genus </w:t>
      </w:r>
      <w:r w:rsidR="00E51B36" w:rsidRPr="00AE7D9C">
        <w:rPr>
          <w:rFonts w:ascii="Times New Roman" w:hAnsi="Times New Roman" w:cs="Times New Roman"/>
          <w:i/>
          <w:iCs/>
          <w:sz w:val="24"/>
          <w:szCs w:val="24"/>
        </w:rPr>
        <w:t>Wolbachia</w:t>
      </w:r>
      <w:r w:rsidR="00E51B36" w:rsidRPr="00AE7D9C">
        <w:rPr>
          <w:rFonts w:ascii="Times New Roman" w:hAnsi="Times New Roman" w:cs="Times New Roman"/>
          <w:sz w:val="24"/>
          <w:szCs w:val="24"/>
        </w:rPr>
        <w:t>)</w:t>
      </w:r>
      <w:r w:rsidR="00983429" w:rsidRPr="00AE7D9C">
        <w:rPr>
          <w:rFonts w:ascii="Times New Roman" w:hAnsi="Times New Roman" w:cs="Times New Roman"/>
          <w:sz w:val="24"/>
          <w:szCs w:val="24"/>
        </w:rPr>
        <w:t xml:space="preserve"> in these orders</w:t>
      </w:r>
      <w:r w:rsidR="00E51B36" w:rsidRPr="00AE7D9C">
        <w:rPr>
          <w:rFonts w:ascii="Times New Roman" w:hAnsi="Times New Roman" w:cs="Times New Roman"/>
          <w:sz w:val="24"/>
          <w:szCs w:val="24"/>
        </w:rPr>
        <w:t xml:space="preserve">. Odonata is further separated from </w:t>
      </w:r>
      <w:proofErr w:type="spellStart"/>
      <w:r w:rsidR="00E51B36" w:rsidRPr="00AE7D9C">
        <w:rPr>
          <w:rFonts w:ascii="Times New Roman" w:hAnsi="Times New Roman" w:cs="Times New Roman"/>
          <w:sz w:val="24"/>
          <w:szCs w:val="24"/>
        </w:rPr>
        <w:t>Coleaoptera</w:t>
      </w:r>
      <w:proofErr w:type="spellEnd"/>
      <w:r w:rsidR="00E51B36" w:rsidRPr="00AE7D9C">
        <w:rPr>
          <w:rFonts w:ascii="Times New Roman" w:hAnsi="Times New Roman" w:cs="Times New Roman"/>
          <w:sz w:val="24"/>
          <w:szCs w:val="24"/>
        </w:rPr>
        <w:t xml:space="preserve"> due to the abundance of </w:t>
      </w:r>
      <w:proofErr w:type="spellStart"/>
      <w:r w:rsidR="00E51B36" w:rsidRPr="00AE7D9C">
        <w:rPr>
          <w:rFonts w:ascii="Times New Roman" w:hAnsi="Times New Roman" w:cs="Times New Roman"/>
          <w:i/>
          <w:iCs/>
          <w:sz w:val="24"/>
          <w:szCs w:val="24"/>
        </w:rPr>
        <w:t>Nostocaceae</w:t>
      </w:r>
      <w:proofErr w:type="spellEnd"/>
      <w:r w:rsidR="00E51B36" w:rsidRPr="00AE7D9C">
        <w:rPr>
          <w:rFonts w:ascii="Times New Roman" w:hAnsi="Times New Roman" w:cs="Times New Roman"/>
          <w:i/>
          <w:iCs/>
          <w:sz w:val="24"/>
          <w:szCs w:val="24"/>
        </w:rPr>
        <w:t xml:space="preserve"> </w:t>
      </w:r>
      <w:r w:rsidR="00E51B36" w:rsidRPr="00AE7D9C">
        <w:rPr>
          <w:rFonts w:ascii="Times New Roman" w:hAnsi="Times New Roman" w:cs="Times New Roman"/>
          <w:sz w:val="24"/>
          <w:szCs w:val="24"/>
        </w:rPr>
        <w:t xml:space="preserve">and Unassigned vadinHA49 </w:t>
      </w:r>
      <w:r w:rsidR="003E1F91">
        <w:rPr>
          <w:rFonts w:ascii="Times New Roman" w:hAnsi="Times New Roman" w:cs="Times New Roman"/>
          <w:sz w:val="24"/>
          <w:szCs w:val="24"/>
        </w:rPr>
        <w:t xml:space="preserve">in this order, and the presence of other AVSs only significantly abundant in Coleoptera </w:t>
      </w:r>
      <w:r w:rsidR="00E51B36" w:rsidRPr="00AE7D9C">
        <w:rPr>
          <w:rFonts w:ascii="Times New Roman" w:hAnsi="Times New Roman" w:cs="Times New Roman"/>
          <w:sz w:val="24"/>
          <w:szCs w:val="24"/>
        </w:rPr>
        <w:t>(Fig. 4A).</w:t>
      </w:r>
      <w:r w:rsidR="000453AB" w:rsidRPr="00AE7D9C">
        <w:rPr>
          <w:rFonts w:ascii="Times New Roman" w:hAnsi="Times New Roman" w:cs="Times New Roman"/>
          <w:sz w:val="24"/>
          <w:szCs w:val="24"/>
        </w:rPr>
        <w:t xml:space="preserve"> </w:t>
      </w:r>
      <w:r w:rsidR="008A163E" w:rsidRPr="00AE7D9C">
        <w:rPr>
          <w:rFonts w:ascii="Times New Roman" w:hAnsi="Times New Roman" w:cs="Times New Roman"/>
          <w:sz w:val="24"/>
          <w:szCs w:val="24"/>
        </w:rPr>
        <w:t xml:space="preserve">The </w:t>
      </w:r>
      <w:r w:rsidR="003B1C6A" w:rsidRPr="00AE7D9C">
        <w:rPr>
          <w:rFonts w:ascii="Times New Roman" w:hAnsi="Times New Roman" w:cs="Times New Roman"/>
          <w:sz w:val="24"/>
          <w:szCs w:val="24"/>
        </w:rPr>
        <w:t>clustering of the M</w:t>
      </w:r>
      <w:r w:rsidR="008A163E" w:rsidRPr="00AE7D9C">
        <w:rPr>
          <w:rFonts w:ascii="Times New Roman" w:hAnsi="Times New Roman" w:cs="Times New Roman"/>
          <w:sz w:val="24"/>
          <w:szCs w:val="24"/>
        </w:rPr>
        <w:t xml:space="preserve">egalopteran samples </w:t>
      </w:r>
      <w:proofErr w:type="spellStart"/>
      <w:r w:rsidR="003E1F91">
        <w:rPr>
          <w:rFonts w:ascii="Times New Roman" w:hAnsi="Times New Roman" w:cs="Times New Roman"/>
          <w:sz w:val="24"/>
          <w:szCs w:val="24"/>
        </w:rPr>
        <w:t>awayfrom</w:t>
      </w:r>
      <w:proofErr w:type="spellEnd"/>
      <w:r w:rsidR="003E1F91">
        <w:rPr>
          <w:rFonts w:ascii="Times New Roman" w:hAnsi="Times New Roman" w:cs="Times New Roman"/>
          <w:sz w:val="24"/>
          <w:szCs w:val="24"/>
        </w:rPr>
        <w:t xml:space="preserve"> the</w:t>
      </w:r>
      <w:r w:rsidR="008A163E" w:rsidRPr="00AE7D9C">
        <w:rPr>
          <w:rFonts w:ascii="Times New Roman" w:hAnsi="Times New Roman" w:cs="Times New Roman"/>
          <w:sz w:val="24"/>
          <w:szCs w:val="24"/>
        </w:rPr>
        <w:t xml:space="preserve"> other </w:t>
      </w:r>
      <w:r w:rsidR="00DD3BFA" w:rsidRPr="00AE7D9C">
        <w:rPr>
          <w:rFonts w:ascii="Times New Roman" w:hAnsi="Times New Roman" w:cs="Times New Roman"/>
          <w:sz w:val="24"/>
          <w:szCs w:val="24"/>
        </w:rPr>
        <w:t>m</w:t>
      </w:r>
      <w:r w:rsidR="008A163E" w:rsidRPr="00AE7D9C">
        <w:rPr>
          <w:rFonts w:ascii="Times New Roman" w:hAnsi="Times New Roman" w:cs="Times New Roman"/>
          <w:sz w:val="24"/>
          <w:szCs w:val="24"/>
        </w:rPr>
        <w:t>acroinvertebrate o</w:t>
      </w:r>
      <w:r w:rsidR="00DD3BFA" w:rsidRPr="00AE7D9C">
        <w:rPr>
          <w:rFonts w:ascii="Times New Roman" w:hAnsi="Times New Roman" w:cs="Times New Roman"/>
          <w:sz w:val="24"/>
          <w:szCs w:val="24"/>
        </w:rPr>
        <w:t>r</w:t>
      </w:r>
      <w:r w:rsidR="008A163E" w:rsidRPr="00AE7D9C">
        <w:rPr>
          <w:rFonts w:ascii="Times New Roman" w:hAnsi="Times New Roman" w:cs="Times New Roman"/>
          <w:sz w:val="24"/>
          <w:szCs w:val="24"/>
        </w:rPr>
        <w:t>ders</w:t>
      </w:r>
      <w:r w:rsidR="00C916AC" w:rsidRPr="00AE7D9C">
        <w:rPr>
          <w:rFonts w:ascii="Times New Roman" w:hAnsi="Times New Roman" w:cs="Times New Roman"/>
          <w:sz w:val="24"/>
          <w:szCs w:val="24"/>
        </w:rPr>
        <w:t xml:space="preserve"> </w:t>
      </w:r>
      <w:r w:rsidR="00983429" w:rsidRPr="00AE7D9C">
        <w:rPr>
          <w:rFonts w:ascii="Times New Roman" w:hAnsi="Times New Roman" w:cs="Times New Roman"/>
          <w:sz w:val="24"/>
          <w:szCs w:val="24"/>
        </w:rPr>
        <w:t xml:space="preserve">is underscored by </w:t>
      </w:r>
      <w:r w:rsidR="00C916AC" w:rsidRPr="00AE7D9C">
        <w:rPr>
          <w:rFonts w:ascii="Times New Roman" w:hAnsi="Times New Roman" w:cs="Times New Roman"/>
          <w:sz w:val="24"/>
          <w:szCs w:val="24"/>
        </w:rPr>
        <w:t xml:space="preserve">the </w:t>
      </w:r>
      <w:r w:rsidR="003B1C6A" w:rsidRPr="00AE7D9C">
        <w:rPr>
          <w:rFonts w:ascii="Times New Roman" w:hAnsi="Times New Roman" w:cs="Times New Roman"/>
          <w:sz w:val="24"/>
          <w:szCs w:val="24"/>
        </w:rPr>
        <w:t xml:space="preserve">dominance of Unassigned </w:t>
      </w:r>
      <w:proofErr w:type="spellStart"/>
      <w:r w:rsidR="003B1C6A" w:rsidRPr="00AE7D9C">
        <w:rPr>
          <w:rFonts w:ascii="Times New Roman" w:hAnsi="Times New Roman" w:cs="Times New Roman"/>
          <w:sz w:val="24"/>
          <w:szCs w:val="24"/>
        </w:rPr>
        <w:t>Enterobacterales</w:t>
      </w:r>
      <w:proofErr w:type="spellEnd"/>
      <w:r w:rsidR="003B1C6A" w:rsidRPr="00AE7D9C">
        <w:rPr>
          <w:rFonts w:ascii="Times New Roman" w:hAnsi="Times New Roman" w:cs="Times New Roman"/>
          <w:sz w:val="24"/>
          <w:szCs w:val="24"/>
        </w:rPr>
        <w:t xml:space="preserve">, whereas the clustering of the </w:t>
      </w:r>
      <w:r w:rsidR="002B12B9" w:rsidRPr="00AE7D9C">
        <w:rPr>
          <w:rFonts w:ascii="Times New Roman" w:hAnsi="Times New Roman" w:cs="Times New Roman"/>
          <w:sz w:val="24"/>
          <w:szCs w:val="24"/>
        </w:rPr>
        <w:t xml:space="preserve">Plecopteran samples </w:t>
      </w:r>
      <w:r w:rsidR="00983429" w:rsidRPr="00AE7D9C">
        <w:rPr>
          <w:rFonts w:ascii="Times New Roman" w:hAnsi="Times New Roman" w:cs="Times New Roman"/>
          <w:sz w:val="24"/>
          <w:szCs w:val="24"/>
        </w:rPr>
        <w:t>is underscored by</w:t>
      </w:r>
      <w:r w:rsidR="002B12B9" w:rsidRPr="00AE7D9C">
        <w:rPr>
          <w:rFonts w:ascii="Times New Roman" w:hAnsi="Times New Roman" w:cs="Times New Roman"/>
          <w:sz w:val="24"/>
          <w:szCs w:val="24"/>
        </w:rPr>
        <w:t xml:space="preserve"> the dominance of both Unassigned </w:t>
      </w:r>
      <w:proofErr w:type="spellStart"/>
      <w:r w:rsidR="002B12B9" w:rsidRPr="00AE7D9C">
        <w:rPr>
          <w:rFonts w:ascii="Times New Roman" w:hAnsi="Times New Roman" w:cs="Times New Roman"/>
          <w:sz w:val="24"/>
          <w:szCs w:val="24"/>
        </w:rPr>
        <w:t>Enterobacterales</w:t>
      </w:r>
      <w:proofErr w:type="spellEnd"/>
      <w:r w:rsidR="002B12B9" w:rsidRPr="00AE7D9C">
        <w:rPr>
          <w:rFonts w:ascii="Times New Roman" w:hAnsi="Times New Roman" w:cs="Times New Roman"/>
          <w:sz w:val="24"/>
          <w:szCs w:val="24"/>
        </w:rPr>
        <w:t xml:space="preserve"> and </w:t>
      </w:r>
      <w:proofErr w:type="spellStart"/>
      <w:r w:rsidR="002B12B9" w:rsidRPr="00AE7D9C">
        <w:rPr>
          <w:rFonts w:ascii="Times New Roman" w:hAnsi="Times New Roman" w:cs="Times New Roman"/>
          <w:i/>
          <w:iCs/>
          <w:sz w:val="24"/>
          <w:szCs w:val="24"/>
        </w:rPr>
        <w:t>Anaplasmataceae</w:t>
      </w:r>
      <w:proofErr w:type="spellEnd"/>
      <w:r w:rsidR="002B12B9" w:rsidRPr="00AE7D9C">
        <w:rPr>
          <w:rFonts w:ascii="Times New Roman" w:hAnsi="Times New Roman" w:cs="Times New Roman"/>
          <w:sz w:val="24"/>
          <w:szCs w:val="24"/>
        </w:rPr>
        <w:t xml:space="preserve"> </w:t>
      </w:r>
      <w:r w:rsidR="00983429" w:rsidRPr="00AE7D9C">
        <w:rPr>
          <w:rFonts w:ascii="Times New Roman" w:hAnsi="Times New Roman" w:cs="Times New Roman"/>
          <w:sz w:val="24"/>
          <w:szCs w:val="24"/>
        </w:rPr>
        <w:t>in this order</w:t>
      </w:r>
      <w:r w:rsidR="00CF7D9F" w:rsidRPr="00AE7D9C">
        <w:rPr>
          <w:rFonts w:ascii="Times New Roman" w:hAnsi="Times New Roman" w:cs="Times New Roman"/>
          <w:sz w:val="24"/>
          <w:szCs w:val="24"/>
        </w:rPr>
        <w:t xml:space="preserve"> </w:t>
      </w:r>
      <w:r w:rsidR="002B12B9" w:rsidRPr="00AE7D9C">
        <w:rPr>
          <w:rFonts w:ascii="Times New Roman" w:hAnsi="Times New Roman" w:cs="Times New Roman"/>
          <w:sz w:val="24"/>
          <w:szCs w:val="24"/>
        </w:rPr>
        <w:t>(Fig. 4A). The comparatively higher abundance</w:t>
      </w:r>
      <w:r w:rsidR="00983429" w:rsidRPr="00AE7D9C">
        <w:rPr>
          <w:rFonts w:ascii="Times New Roman" w:hAnsi="Times New Roman" w:cs="Times New Roman"/>
          <w:sz w:val="24"/>
          <w:szCs w:val="24"/>
        </w:rPr>
        <w:t>s</w:t>
      </w:r>
      <w:r w:rsidR="002B12B9" w:rsidRPr="00AE7D9C">
        <w:rPr>
          <w:rFonts w:ascii="Times New Roman" w:hAnsi="Times New Roman" w:cs="Times New Roman"/>
          <w:sz w:val="24"/>
          <w:szCs w:val="24"/>
        </w:rPr>
        <w:t xml:space="preserve"> of </w:t>
      </w:r>
      <w:proofErr w:type="spellStart"/>
      <w:r w:rsidR="002B12B9" w:rsidRPr="00AE7D9C">
        <w:rPr>
          <w:rFonts w:ascii="Times New Roman" w:hAnsi="Times New Roman" w:cs="Times New Roman"/>
          <w:i/>
          <w:iCs/>
          <w:sz w:val="24"/>
          <w:szCs w:val="24"/>
        </w:rPr>
        <w:t>Lachnospiraceae</w:t>
      </w:r>
      <w:proofErr w:type="spellEnd"/>
      <w:r w:rsidR="002B12B9" w:rsidRPr="00AE7D9C">
        <w:rPr>
          <w:rFonts w:ascii="Times New Roman" w:hAnsi="Times New Roman" w:cs="Times New Roman"/>
          <w:i/>
          <w:iCs/>
          <w:sz w:val="24"/>
          <w:szCs w:val="24"/>
        </w:rPr>
        <w:t xml:space="preserve">, </w:t>
      </w:r>
      <w:proofErr w:type="spellStart"/>
      <w:r w:rsidR="002B12B9" w:rsidRPr="00AE7D9C">
        <w:rPr>
          <w:rFonts w:ascii="Times New Roman" w:hAnsi="Times New Roman" w:cs="Times New Roman"/>
          <w:i/>
          <w:iCs/>
          <w:sz w:val="24"/>
          <w:szCs w:val="24"/>
        </w:rPr>
        <w:t>Rhodocyclaceae</w:t>
      </w:r>
      <w:proofErr w:type="spellEnd"/>
      <w:r w:rsidR="002B12B9" w:rsidRPr="00AE7D9C">
        <w:rPr>
          <w:rFonts w:ascii="Times New Roman" w:hAnsi="Times New Roman" w:cs="Times New Roman"/>
          <w:i/>
          <w:iCs/>
          <w:sz w:val="24"/>
          <w:szCs w:val="24"/>
        </w:rPr>
        <w:t>,</w:t>
      </w:r>
      <w:r w:rsidR="002B12B9" w:rsidRPr="00AE7D9C">
        <w:rPr>
          <w:rFonts w:ascii="Times New Roman" w:hAnsi="Times New Roman" w:cs="Times New Roman"/>
          <w:sz w:val="24"/>
          <w:szCs w:val="24"/>
        </w:rPr>
        <w:t xml:space="preserve"> and </w:t>
      </w:r>
      <w:proofErr w:type="spellStart"/>
      <w:r w:rsidR="002B12B9" w:rsidRPr="00AE7D9C">
        <w:rPr>
          <w:rFonts w:ascii="Times New Roman" w:hAnsi="Times New Roman" w:cs="Times New Roman"/>
          <w:i/>
          <w:iCs/>
          <w:sz w:val="24"/>
          <w:szCs w:val="24"/>
        </w:rPr>
        <w:t>Spirosomaceae</w:t>
      </w:r>
      <w:proofErr w:type="spellEnd"/>
      <w:r w:rsidR="002B12B9" w:rsidRPr="00AE7D9C">
        <w:rPr>
          <w:rFonts w:ascii="Times New Roman" w:hAnsi="Times New Roman" w:cs="Times New Roman"/>
          <w:i/>
          <w:iCs/>
          <w:sz w:val="24"/>
          <w:szCs w:val="24"/>
        </w:rPr>
        <w:t xml:space="preserve"> </w:t>
      </w:r>
      <w:r w:rsidR="002B12B9" w:rsidRPr="00AE7D9C">
        <w:rPr>
          <w:rFonts w:ascii="Times New Roman" w:hAnsi="Times New Roman" w:cs="Times New Roman"/>
          <w:sz w:val="24"/>
          <w:szCs w:val="24"/>
        </w:rPr>
        <w:t xml:space="preserve">separates the Ephemeroptera from the Diptera and other orders. </w:t>
      </w:r>
      <w:r w:rsidR="008B3F02">
        <w:rPr>
          <w:rFonts w:ascii="Times New Roman" w:hAnsi="Times New Roman" w:cs="Times New Roman"/>
          <w:sz w:val="24"/>
          <w:szCs w:val="24"/>
        </w:rPr>
        <w:t>Among</w:t>
      </w:r>
      <w:r w:rsidR="003269F5" w:rsidRPr="00AE7D9C">
        <w:rPr>
          <w:rFonts w:ascii="Times New Roman" w:hAnsi="Times New Roman" w:cs="Times New Roman"/>
          <w:sz w:val="24"/>
          <w:szCs w:val="24"/>
        </w:rPr>
        <w:t xml:space="preserve"> functional feeding groups, t</w:t>
      </w:r>
      <w:r w:rsidR="00B424D3" w:rsidRPr="00AE7D9C">
        <w:rPr>
          <w:rFonts w:ascii="Times New Roman" w:hAnsi="Times New Roman" w:cs="Times New Roman"/>
          <w:sz w:val="24"/>
          <w:szCs w:val="24"/>
        </w:rPr>
        <w:t xml:space="preserve">he </w:t>
      </w:r>
      <w:r w:rsidR="00983429" w:rsidRPr="00AE7D9C">
        <w:rPr>
          <w:rFonts w:ascii="Times New Roman" w:hAnsi="Times New Roman" w:cs="Times New Roman"/>
          <w:sz w:val="24"/>
          <w:szCs w:val="24"/>
        </w:rPr>
        <w:t>separate clusteri</w:t>
      </w:r>
      <w:r w:rsidR="003269F5" w:rsidRPr="00AE7D9C">
        <w:rPr>
          <w:rFonts w:ascii="Times New Roman" w:hAnsi="Times New Roman" w:cs="Times New Roman"/>
          <w:sz w:val="24"/>
          <w:szCs w:val="24"/>
        </w:rPr>
        <w:t>n</w:t>
      </w:r>
      <w:r w:rsidR="00983429" w:rsidRPr="00AE7D9C">
        <w:rPr>
          <w:rFonts w:ascii="Times New Roman" w:hAnsi="Times New Roman" w:cs="Times New Roman"/>
          <w:sz w:val="24"/>
          <w:szCs w:val="24"/>
        </w:rPr>
        <w:t xml:space="preserve">g of the </w:t>
      </w:r>
      <w:r w:rsidR="003105B6" w:rsidRPr="00AE7D9C">
        <w:rPr>
          <w:rFonts w:ascii="Times New Roman" w:hAnsi="Times New Roman" w:cs="Times New Roman"/>
          <w:sz w:val="24"/>
          <w:szCs w:val="24"/>
        </w:rPr>
        <w:t>shredder/detritivore group from the other four functional feeding groups</w:t>
      </w:r>
      <w:r w:rsidR="00983429" w:rsidRPr="00AE7D9C">
        <w:rPr>
          <w:rFonts w:ascii="Times New Roman" w:hAnsi="Times New Roman" w:cs="Times New Roman"/>
          <w:sz w:val="24"/>
          <w:szCs w:val="24"/>
        </w:rPr>
        <w:t xml:space="preserve"> (Fig. 3D)</w:t>
      </w:r>
      <w:r w:rsidR="003105B6" w:rsidRPr="00AE7D9C">
        <w:rPr>
          <w:rFonts w:ascii="Times New Roman" w:hAnsi="Times New Roman" w:cs="Times New Roman"/>
          <w:sz w:val="24"/>
          <w:szCs w:val="24"/>
        </w:rPr>
        <w:t xml:space="preserve"> </w:t>
      </w:r>
      <w:r w:rsidR="00983429" w:rsidRPr="00AE7D9C">
        <w:rPr>
          <w:rFonts w:ascii="Times New Roman" w:hAnsi="Times New Roman" w:cs="Times New Roman"/>
          <w:sz w:val="24"/>
          <w:szCs w:val="24"/>
        </w:rPr>
        <w:t xml:space="preserve">is underscored by the </w:t>
      </w:r>
      <w:r w:rsidR="003105B6" w:rsidRPr="00AE7D9C">
        <w:rPr>
          <w:rFonts w:ascii="Times New Roman" w:hAnsi="Times New Roman" w:cs="Times New Roman"/>
          <w:sz w:val="24"/>
          <w:szCs w:val="24"/>
        </w:rPr>
        <w:t xml:space="preserve">preponderance of bacterial ASVs assigned to the family </w:t>
      </w:r>
      <w:proofErr w:type="spellStart"/>
      <w:r w:rsidR="003105B6" w:rsidRPr="00AE7D9C">
        <w:rPr>
          <w:rFonts w:ascii="Times New Roman" w:hAnsi="Times New Roman" w:cs="Times New Roman"/>
          <w:i/>
          <w:iCs/>
          <w:sz w:val="24"/>
          <w:szCs w:val="24"/>
        </w:rPr>
        <w:t>Candidatus</w:t>
      </w:r>
      <w:proofErr w:type="spellEnd"/>
      <w:r w:rsidR="003105B6" w:rsidRPr="00AE7D9C">
        <w:rPr>
          <w:rFonts w:ascii="Times New Roman" w:hAnsi="Times New Roman" w:cs="Times New Roman"/>
          <w:i/>
          <w:iCs/>
          <w:sz w:val="24"/>
          <w:szCs w:val="24"/>
        </w:rPr>
        <w:t xml:space="preserve"> </w:t>
      </w:r>
      <w:proofErr w:type="spellStart"/>
      <w:r w:rsidR="003105B6" w:rsidRPr="00AE7D9C">
        <w:rPr>
          <w:rFonts w:ascii="Times New Roman" w:hAnsi="Times New Roman" w:cs="Times New Roman"/>
          <w:i/>
          <w:iCs/>
          <w:sz w:val="24"/>
          <w:szCs w:val="24"/>
        </w:rPr>
        <w:t>Hepatincola</w:t>
      </w:r>
      <w:proofErr w:type="spellEnd"/>
      <w:r w:rsidR="003105B6" w:rsidRPr="00AE7D9C">
        <w:rPr>
          <w:rFonts w:ascii="Times New Roman" w:hAnsi="Times New Roman" w:cs="Times New Roman"/>
          <w:sz w:val="24"/>
          <w:szCs w:val="24"/>
        </w:rPr>
        <w:t xml:space="preserve"> (order </w:t>
      </w:r>
      <w:proofErr w:type="spellStart"/>
      <w:r w:rsidR="003105B6" w:rsidRPr="00AE7D9C">
        <w:rPr>
          <w:rFonts w:ascii="Times New Roman" w:hAnsi="Times New Roman" w:cs="Times New Roman"/>
          <w:sz w:val="24"/>
          <w:szCs w:val="24"/>
        </w:rPr>
        <w:t>Rickettsiales</w:t>
      </w:r>
      <w:proofErr w:type="spellEnd"/>
      <w:r w:rsidR="003105B6" w:rsidRPr="00AE7D9C">
        <w:rPr>
          <w:rFonts w:ascii="Times New Roman" w:hAnsi="Times New Roman" w:cs="Times New Roman"/>
          <w:sz w:val="24"/>
          <w:szCs w:val="24"/>
        </w:rPr>
        <w:t>)</w:t>
      </w:r>
      <w:r w:rsidR="00FF1A6A" w:rsidRPr="00AE7D9C">
        <w:rPr>
          <w:rFonts w:ascii="Times New Roman" w:hAnsi="Times New Roman" w:cs="Times New Roman"/>
          <w:sz w:val="24"/>
          <w:szCs w:val="24"/>
        </w:rPr>
        <w:t>, as well as a more diverse representation of ASVs that differe</w:t>
      </w:r>
      <w:r w:rsidR="00766DE5" w:rsidRPr="00AE7D9C">
        <w:rPr>
          <w:rFonts w:ascii="Times New Roman" w:hAnsi="Times New Roman" w:cs="Times New Roman"/>
          <w:sz w:val="24"/>
          <w:szCs w:val="24"/>
        </w:rPr>
        <w:t>d</w:t>
      </w:r>
      <w:r w:rsidR="00FF1A6A" w:rsidRPr="00AE7D9C">
        <w:rPr>
          <w:rFonts w:ascii="Times New Roman" w:hAnsi="Times New Roman" w:cs="Times New Roman"/>
          <w:sz w:val="24"/>
          <w:szCs w:val="24"/>
        </w:rPr>
        <w:t xml:space="preserve"> in abundance</w:t>
      </w:r>
      <w:r w:rsidR="00001B98" w:rsidRPr="00AE7D9C">
        <w:rPr>
          <w:rFonts w:ascii="Times New Roman" w:hAnsi="Times New Roman" w:cs="Times New Roman"/>
          <w:sz w:val="24"/>
          <w:szCs w:val="24"/>
        </w:rPr>
        <w:t xml:space="preserve">s in this functional feeding group </w:t>
      </w:r>
      <w:r w:rsidR="00FF1A6A" w:rsidRPr="00AE7D9C">
        <w:rPr>
          <w:rFonts w:ascii="Times New Roman" w:hAnsi="Times New Roman" w:cs="Times New Roman"/>
          <w:sz w:val="24"/>
          <w:szCs w:val="24"/>
        </w:rPr>
        <w:t>(Fig. 4 B)</w:t>
      </w:r>
      <w:r w:rsidR="00983429" w:rsidRPr="00AE7D9C">
        <w:rPr>
          <w:rFonts w:ascii="Times New Roman" w:hAnsi="Times New Roman" w:cs="Times New Roman"/>
          <w:sz w:val="24"/>
          <w:szCs w:val="24"/>
        </w:rPr>
        <w:t xml:space="preserve">. </w:t>
      </w:r>
      <w:r w:rsidR="00651DCB" w:rsidRPr="00AE7D9C">
        <w:rPr>
          <w:rFonts w:ascii="Times New Roman" w:hAnsi="Times New Roman" w:cs="Times New Roman"/>
          <w:sz w:val="24"/>
          <w:szCs w:val="24"/>
        </w:rPr>
        <w:t>The clustering of the f</w:t>
      </w:r>
      <w:r w:rsidR="00766DE5" w:rsidRPr="00AE7D9C">
        <w:rPr>
          <w:rFonts w:ascii="Times New Roman" w:hAnsi="Times New Roman" w:cs="Times New Roman"/>
          <w:sz w:val="24"/>
          <w:szCs w:val="24"/>
        </w:rPr>
        <w:t>iltering collectors and predators clustered (Fig. 3D)</w:t>
      </w:r>
      <w:r w:rsidR="00651DCB" w:rsidRPr="00AE7D9C">
        <w:rPr>
          <w:rFonts w:ascii="Times New Roman" w:hAnsi="Times New Roman" w:cs="Times New Roman"/>
          <w:sz w:val="24"/>
          <w:szCs w:val="24"/>
        </w:rPr>
        <w:t xml:space="preserve"> is underscored by the abundances of Unassigned MA-A2-108, Unassigned MBNT15, UnassignedB1-j, </w:t>
      </w:r>
      <w:proofErr w:type="spellStart"/>
      <w:r w:rsidR="00651DCB" w:rsidRPr="00AE7D9C">
        <w:rPr>
          <w:rFonts w:ascii="Times New Roman" w:hAnsi="Times New Roman" w:cs="Times New Roman"/>
          <w:sz w:val="24"/>
          <w:szCs w:val="24"/>
        </w:rPr>
        <w:t>Unassiged</w:t>
      </w:r>
      <w:proofErr w:type="spellEnd"/>
      <w:r w:rsidR="00651DCB" w:rsidRPr="00AE7D9C">
        <w:rPr>
          <w:rFonts w:ascii="Times New Roman" w:hAnsi="Times New Roman" w:cs="Times New Roman"/>
          <w:sz w:val="24"/>
          <w:szCs w:val="24"/>
        </w:rPr>
        <w:t xml:space="preserve"> DS-100, Unassigned </w:t>
      </w:r>
      <w:proofErr w:type="spellStart"/>
      <w:r w:rsidR="00651DCB" w:rsidRPr="00AE7D9C">
        <w:rPr>
          <w:rFonts w:ascii="Times New Roman" w:hAnsi="Times New Roman" w:cs="Times New Roman"/>
          <w:sz w:val="24"/>
          <w:szCs w:val="24"/>
        </w:rPr>
        <w:t>Acidobacteriae</w:t>
      </w:r>
      <w:proofErr w:type="spellEnd"/>
      <w:r w:rsidR="00651DCB" w:rsidRPr="00AE7D9C">
        <w:rPr>
          <w:rFonts w:ascii="Times New Roman" w:hAnsi="Times New Roman" w:cs="Times New Roman"/>
          <w:sz w:val="24"/>
          <w:szCs w:val="24"/>
        </w:rPr>
        <w:t xml:space="preserve">, </w:t>
      </w:r>
      <w:r w:rsidR="0069508D" w:rsidRPr="00AE7D9C">
        <w:rPr>
          <w:rFonts w:ascii="Times New Roman" w:hAnsi="Times New Roman" w:cs="Times New Roman"/>
          <w:sz w:val="24"/>
          <w:szCs w:val="24"/>
        </w:rPr>
        <w:t xml:space="preserve">and </w:t>
      </w:r>
      <w:r w:rsidR="00651DCB" w:rsidRPr="00AE7D9C">
        <w:rPr>
          <w:rFonts w:ascii="Times New Roman" w:hAnsi="Times New Roman" w:cs="Times New Roman"/>
          <w:i/>
          <w:iCs/>
          <w:sz w:val="24"/>
          <w:szCs w:val="24"/>
        </w:rPr>
        <w:t>Polyangiaceae</w:t>
      </w:r>
      <w:r w:rsidR="00C27D22" w:rsidRPr="00AE7D9C">
        <w:rPr>
          <w:rFonts w:ascii="Times New Roman" w:hAnsi="Times New Roman" w:cs="Times New Roman"/>
          <w:i/>
          <w:iCs/>
          <w:sz w:val="24"/>
          <w:szCs w:val="24"/>
        </w:rPr>
        <w:t xml:space="preserve"> </w:t>
      </w:r>
      <w:r w:rsidR="00C27D22" w:rsidRPr="00AE7D9C">
        <w:rPr>
          <w:rFonts w:ascii="Times New Roman" w:hAnsi="Times New Roman" w:cs="Times New Roman"/>
          <w:sz w:val="24"/>
          <w:szCs w:val="24"/>
        </w:rPr>
        <w:t xml:space="preserve">in the predators. Filtering collectors did not have any bacterial ASVs that were significantly abundant across functional feeding </w:t>
      </w:r>
      <w:proofErr w:type="spellStart"/>
      <w:r w:rsidR="00C27D22" w:rsidRPr="00AE7D9C">
        <w:rPr>
          <w:rFonts w:ascii="Times New Roman" w:hAnsi="Times New Roman" w:cs="Times New Roman"/>
          <w:sz w:val="24"/>
          <w:szCs w:val="24"/>
        </w:rPr>
        <w:t>groups.The</w:t>
      </w:r>
      <w:proofErr w:type="spellEnd"/>
      <w:r w:rsidR="00C27D22" w:rsidRPr="00AE7D9C">
        <w:rPr>
          <w:rFonts w:ascii="Times New Roman" w:hAnsi="Times New Roman" w:cs="Times New Roman"/>
          <w:sz w:val="24"/>
          <w:szCs w:val="24"/>
        </w:rPr>
        <w:t xml:space="preserve"> clustering of gathering collectors and scrapers together from the other functional feeding groups (Fig. 3D) can be attributed to the </w:t>
      </w:r>
      <w:r w:rsidR="00CF7D9F" w:rsidRPr="00AE7D9C">
        <w:rPr>
          <w:rFonts w:ascii="Times New Roman" w:hAnsi="Times New Roman" w:cs="Times New Roman"/>
          <w:sz w:val="24"/>
          <w:szCs w:val="24"/>
        </w:rPr>
        <w:t xml:space="preserve">relatively higher </w:t>
      </w:r>
      <w:proofErr w:type="spellStart"/>
      <w:r w:rsidR="00CF7D9F" w:rsidRPr="00AE7D9C">
        <w:rPr>
          <w:rFonts w:ascii="Times New Roman" w:hAnsi="Times New Roman" w:cs="Times New Roman"/>
          <w:sz w:val="24"/>
          <w:szCs w:val="24"/>
        </w:rPr>
        <w:t>propotional</w:t>
      </w:r>
      <w:proofErr w:type="spellEnd"/>
      <w:r w:rsidR="00CF7D9F" w:rsidRPr="00AE7D9C">
        <w:rPr>
          <w:rFonts w:ascii="Times New Roman" w:hAnsi="Times New Roman" w:cs="Times New Roman"/>
          <w:sz w:val="24"/>
          <w:szCs w:val="24"/>
        </w:rPr>
        <w:t xml:space="preserve"> </w:t>
      </w:r>
      <w:r w:rsidR="00C27D22" w:rsidRPr="00AE7D9C">
        <w:rPr>
          <w:rFonts w:ascii="Times New Roman" w:hAnsi="Times New Roman" w:cs="Times New Roman"/>
          <w:sz w:val="24"/>
          <w:szCs w:val="24"/>
        </w:rPr>
        <w:t>abundance</w:t>
      </w:r>
      <w:r w:rsidR="00CF7D9F" w:rsidRPr="00AE7D9C">
        <w:rPr>
          <w:rFonts w:ascii="Times New Roman" w:hAnsi="Times New Roman" w:cs="Times New Roman"/>
          <w:sz w:val="24"/>
          <w:szCs w:val="24"/>
        </w:rPr>
        <w:t xml:space="preserve">s </w:t>
      </w:r>
      <w:r w:rsidR="00C27D22" w:rsidRPr="00AE7D9C">
        <w:rPr>
          <w:rFonts w:ascii="Times New Roman" w:hAnsi="Times New Roman" w:cs="Times New Roman"/>
          <w:sz w:val="24"/>
          <w:szCs w:val="24"/>
        </w:rPr>
        <w:t xml:space="preserve">of Unassigned </w:t>
      </w:r>
      <w:r w:rsidR="00CF7D9F" w:rsidRPr="00AE7D9C">
        <w:rPr>
          <w:rFonts w:ascii="Times New Roman" w:hAnsi="Times New Roman" w:cs="Times New Roman"/>
          <w:sz w:val="24"/>
          <w:szCs w:val="24"/>
        </w:rPr>
        <w:t xml:space="preserve">PLTA13 </w:t>
      </w:r>
      <w:r w:rsidR="008B3F02">
        <w:rPr>
          <w:rFonts w:ascii="Times New Roman" w:hAnsi="Times New Roman" w:cs="Times New Roman"/>
          <w:sz w:val="24"/>
          <w:szCs w:val="24"/>
        </w:rPr>
        <w:t xml:space="preserve">in both groups </w:t>
      </w:r>
      <w:r w:rsidR="00CF7D9F" w:rsidRPr="00AE7D9C">
        <w:rPr>
          <w:rFonts w:ascii="Times New Roman" w:hAnsi="Times New Roman" w:cs="Times New Roman"/>
          <w:sz w:val="24"/>
          <w:szCs w:val="24"/>
        </w:rPr>
        <w:t xml:space="preserve">(Fig. 4B); Gathering collectors are further characterized by the abundances of </w:t>
      </w:r>
      <w:proofErr w:type="spellStart"/>
      <w:r w:rsidR="00CF7D9F" w:rsidRPr="00AE7D9C">
        <w:rPr>
          <w:rFonts w:ascii="Times New Roman" w:hAnsi="Times New Roman" w:cs="Times New Roman"/>
          <w:i/>
          <w:iCs/>
          <w:sz w:val="24"/>
          <w:szCs w:val="24"/>
        </w:rPr>
        <w:t>N</w:t>
      </w:r>
      <w:r w:rsidR="009B03F6" w:rsidRPr="00AE7D9C">
        <w:rPr>
          <w:rFonts w:ascii="Times New Roman" w:hAnsi="Times New Roman" w:cs="Times New Roman"/>
          <w:i/>
          <w:iCs/>
          <w:sz w:val="24"/>
          <w:szCs w:val="24"/>
        </w:rPr>
        <w:t>itrosomona</w:t>
      </w:r>
      <w:r w:rsidR="00CF7D9F" w:rsidRPr="00AE7D9C">
        <w:rPr>
          <w:rFonts w:ascii="Times New Roman" w:hAnsi="Times New Roman" w:cs="Times New Roman"/>
          <w:i/>
          <w:iCs/>
          <w:sz w:val="24"/>
          <w:szCs w:val="24"/>
        </w:rPr>
        <w:t>daceae</w:t>
      </w:r>
      <w:proofErr w:type="spellEnd"/>
      <w:r w:rsidR="00CF7D9F" w:rsidRPr="00AE7D9C">
        <w:rPr>
          <w:rFonts w:ascii="Times New Roman" w:hAnsi="Times New Roman" w:cs="Times New Roman"/>
          <w:i/>
          <w:iCs/>
          <w:sz w:val="24"/>
          <w:szCs w:val="24"/>
        </w:rPr>
        <w:t>,</w:t>
      </w:r>
      <w:r w:rsidR="00CF7D9F" w:rsidRPr="00AE7D9C">
        <w:rPr>
          <w:rFonts w:ascii="Times New Roman" w:hAnsi="Times New Roman" w:cs="Times New Roman"/>
          <w:sz w:val="24"/>
          <w:szCs w:val="24"/>
        </w:rPr>
        <w:t xml:space="preserve"> Unassigned RCP2-54</w:t>
      </w:r>
      <w:r w:rsidR="0069508D" w:rsidRPr="00AE7D9C">
        <w:rPr>
          <w:rFonts w:ascii="Times New Roman" w:hAnsi="Times New Roman" w:cs="Times New Roman"/>
          <w:sz w:val="24"/>
          <w:szCs w:val="24"/>
        </w:rPr>
        <w:t xml:space="preserve">, Unassigned </w:t>
      </w:r>
      <w:proofErr w:type="spellStart"/>
      <w:r w:rsidR="0069508D" w:rsidRPr="00AE7D9C">
        <w:rPr>
          <w:rFonts w:ascii="Times New Roman" w:hAnsi="Times New Roman" w:cs="Times New Roman"/>
          <w:sz w:val="24"/>
          <w:szCs w:val="24"/>
        </w:rPr>
        <w:t>Thermolephilia</w:t>
      </w:r>
      <w:proofErr w:type="spellEnd"/>
      <w:r w:rsidR="0069508D" w:rsidRPr="00AE7D9C">
        <w:rPr>
          <w:rFonts w:ascii="Times New Roman" w:hAnsi="Times New Roman" w:cs="Times New Roman"/>
          <w:sz w:val="24"/>
          <w:szCs w:val="24"/>
        </w:rPr>
        <w:t xml:space="preserve">, Unassigned MBNT15, </w:t>
      </w:r>
      <w:r w:rsidR="00CF7D9F" w:rsidRPr="00AE7D9C">
        <w:rPr>
          <w:rFonts w:ascii="Times New Roman" w:hAnsi="Times New Roman" w:cs="Times New Roman"/>
          <w:sz w:val="24"/>
          <w:szCs w:val="24"/>
        </w:rPr>
        <w:t>and</w:t>
      </w:r>
      <w:r w:rsidR="0069508D" w:rsidRPr="00AE7D9C">
        <w:rPr>
          <w:rFonts w:ascii="Times New Roman" w:hAnsi="Times New Roman" w:cs="Times New Roman"/>
          <w:sz w:val="24"/>
          <w:szCs w:val="24"/>
        </w:rPr>
        <w:t xml:space="preserve"> </w:t>
      </w:r>
      <w:proofErr w:type="spellStart"/>
      <w:r w:rsidR="0069508D" w:rsidRPr="00AE7D9C">
        <w:rPr>
          <w:rFonts w:ascii="Times New Roman" w:hAnsi="Times New Roman" w:cs="Times New Roman"/>
          <w:i/>
          <w:iCs/>
          <w:sz w:val="24"/>
          <w:szCs w:val="24"/>
        </w:rPr>
        <w:t>Xanthobaceraceae</w:t>
      </w:r>
      <w:proofErr w:type="spellEnd"/>
      <w:r w:rsidR="0069508D" w:rsidRPr="00AE7D9C">
        <w:rPr>
          <w:rFonts w:ascii="Times New Roman" w:hAnsi="Times New Roman" w:cs="Times New Roman"/>
          <w:sz w:val="24"/>
          <w:szCs w:val="24"/>
        </w:rPr>
        <w:t xml:space="preserve"> </w:t>
      </w:r>
      <w:r w:rsidR="008B3F02">
        <w:rPr>
          <w:rFonts w:ascii="Times New Roman" w:hAnsi="Times New Roman" w:cs="Times New Roman"/>
          <w:sz w:val="24"/>
          <w:szCs w:val="24"/>
        </w:rPr>
        <w:t xml:space="preserve">, whereas the scrapers are characterized by the abundance of </w:t>
      </w:r>
      <w:r w:rsidR="008B3F02" w:rsidRPr="00AE7D9C">
        <w:rPr>
          <w:rFonts w:ascii="Times New Roman" w:hAnsi="Times New Roman" w:cs="Times New Roman"/>
          <w:sz w:val="24"/>
          <w:szCs w:val="24"/>
        </w:rPr>
        <w:t xml:space="preserve">Unassigned MA-A2-108 </w:t>
      </w:r>
      <w:r w:rsidR="0069508D" w:rsidRPr="00AE7D9C">
        <w:rPr>
          <w:rFonts w:ascii="Times New Roman" w:hAnsi="Times New Roman" w:cs="Times New Roman"/>
          <w:sz w:val="24"/>
          <w:szCs w:val="24"/>
        </w:rPr>
        <w:t xml:space="preserve">(Fig. 4B). </w:t>
      </w:r>
      <w:r w:rsidR="00CF7D9F" w:rsidRPr="00AE7D9C">
        <w:rPr>
          <w:rFonts w:ascii="Times New Roman" w:hAnsi="Times New Roman" w:cs="Times New Roman"/>
          <w:sz w:val="24"/>
          <w:szCs w:val="24"/>
        </w:rPr>
        <w:t xml:space="preserve"> </w:t>
      </w:r>
    </w:p>
    <w:p w14:paraId="62268E25" w14:textId="3E94DC96" w:rsidR="00CE71DB" w:rsidRPr="00EF4E5F" w:rsidRDefault="00CE71DB" w:rsidP="00CE71DB">
      <w:pPr>
        <w:tabs>
          <w:tab w:val="left" w:pos="7359"/>
        </w:tabs>
        <w:spacing w:line="480" w:lineRule="auto"/>
        <w:outlineLvl w:val="0"/>
        <w:rPr>
          <w:rFonts w:ascii="Times New Roman" w:hAnsi="Times New Roman" w:cs="Times New Roman"/>
          <w:i/>
          <w:iCs/>
          <w:sz w:val="24"/>
          <w:szCs w:val="24"/>
          <w:rPrChange w:id="280" w:author="Wesner, Jeff S [2]" w:date="2022-08-16T13:42:00Z">
            <w:rPr>
              <w:rFonts w:ascii="Times New Roman" w:hAnsi="Times New Roman" w:cs="Times New Roman"/>
              <w:i/>
              <w:iCs/>
              <w:sz w:val="24"/>
              <w:szCs w:val="24"/>
              <w:highlight w:val="yellow"/>
            </w:rPr>
          </w:rPrChange>
        </w:rPr>
      </w:pPr>
      <w:bookmarkStart w:id="281" w:name="_Hlk108785621"/>
      <w:r w:rsidRPr="00EF4E5F">
        <w:rPr>
          <w:rFonts w:ascii="Times New Roman" w:hAnsi="Times New Roman" w:cs="Times New Roman"/>
          <w:i/>
          <w:iCs/>
          <w:sz w:val="24"/>
          <w:szCs w:val="24"/>
          <w:rPrChange w:id="282" w:author="Wesner, Jeff S [2]" w:date="2022-08-16T13:42:00Z">
            <w:rPr>
              <w:rFonts w:ascii="Times New Roman" w:hAnsi="Times New Roman" w:cs="Times New Roman"/>
              <w:i/>
              <w:iCs/>
              <w:sz w:val="24"/>
              <w:szCs w:val="24"/>
              <w:highlight w:val="yellow"/>
            </w:rPr>
          </w:rPrChange>
        </w:rPr>
        <w:lastRenderedPageBreak/>
        <w:t xml:space="preserve">Assessment of variables shaping gut </w:t>
      </w:r>
      <w:proofErr w:type="spellStart"/>
      <w:r w:rsidRPr="00EF4E5F">
        <w:rPr>
          <w:rFonts w:ascii="Times New Roman" w:hAnsi="Times New Roman" w:cs="Times New Roman"/>
          <w:i/>
          <w:iCs/>
          <w:sz w:val="24"/>
          <w:szCs w:val="24"/>
          <w:rPrChange w:id="283" w:author="Wesner, Jeff S [2]" w:date="2022-08-16T13:42:00Z">
            <w:rPr>
              <w:rFonts w:ascii="Times New Roman" w:hAnsi="Times New Roman" w:cs="Times New Roman"/>
              <w:i/>
              <w:iCs/>
              <w:sz w:val="24"/>
              <w:szCs w:val="24"/>
              <w:highlight w:val="yellow"/>
            </w:rPr>
          </w:rPrChange>
        </w:rPr>
        <w:t>micrbiomes</w:t>
      </w:r>
      <w:proofErr w:type="spellEnd"/>
    </w:p>
    <w:p w14:paraId="00E2575D" w14:textId="77777777" w:rsidR="00190E27" w:rsidRDefault="00EF4E5F" w:rsidP="00CE71DB">
      <w:pPr>
        <w:tabs>
          <w:tab w:val="left" w:pos="7359"/>
        </w:tabs>
        <w:spacing w:line="480" w:lineRule="auto"/>
        <w:ind w:firstLine="720"/>
        <w:outlineLvl w:val="0"/>
        <w:rPr>
          <w:ins w:id="284" w:author="Wesner, Jeff S [2]" w:date="2022-08-16T14:08:00Z"/>
          <w:rFonts w:ascii="Times New Roman" w:hAnsi="Times New Roman" w:cs="Times New Roman"/>
          <w:sz w:val="24"/>
          <w:szCs w:val="24"/>
        </w:rPr>
      </w:pPr>
      <w:ins w:id="285" w:author="Wesner, Jeff S [2]" w:date="2022-08-16T13:41:00Z">
        <w:r w:rsidRPr="00EF4E5F">
          <w:rPr>
            <w:rFonts w:ascii="Times New Roman" w:hAnsi="Times New Roman" w:cs="Times New Roman"/>
            <w:sz w:val="24"/>
            <w:szCs w:val="24"/>
            <w:rPrChange w:id="286" w:author="Wesner, Jeff S [2]" w:date="2022-08-16T13:42:00Z">
              <w:rPr>
                <w:rFonts w:ascii="Times New Roman" w:hAnsi="Times New Roman" w:cs="Times New Roman"/>
                <w:sz w:val="24"/>
                <w:szCs w:val="24"/>
                <w:highlight w:val="yellow"/>
              </w:rPr>
            </w:rPrChange>
          </w:rPr>
          <w:t>Among all samples,</w:t>
        </w:r>
      </w:ins>
      <w:del w:id="287" w:author="Wesner, Jeff S [2]" w:date="2022-08-16T13:41:00Z">
        <w:r w:rsidR="00603AB1" w:rsidRPr="00EF4E5F" w:rsidDel="00EF4E5F">
          <w:rPr>
            <w:rFonts w:ascii="Times New Roman" w:hAnsi="Times New Roman" w:cs="Times New Roman"/>
            <w:sz w:val="24"/>
            <w:szCs w:val="24"/>
            <w:rPrChange w:id="288" w:author="Wesner, Jeff S [2]" w:date="2022-08-16T13:42:00Z">
              <w:rPr>
                <w:rFonts w:ascii="Times New Roman" w:hAnsi="Times New Roman" w:cs="Times New Roman"/>
                <w:sz w:val="24"/>
                <w:szCs w:val="24"/>
                <w:highlight w:val="yellow"/>
              </w:rPr>
            </w:rPrChange>
          </w:rPr>
          <w:delText>Individual m</w:delText>
        </w:r>
        <w:r w:rsidR="00CE71DB" w:rsidRPr="00EF4E5F" w:rsidDel="00EF4E5F">
          <w:rPr>
            <w:rFonts w:ascii="Times New Roman" w:hAnsi="Times New Roman" w:cs="Times New Roman"/>
            <w:sz w:val="24"/>
            <w:szCs w:val="24"/>
            <w:rPrChange w:id="289" w:author="Wesner, Jeff S [2]" w:date="2022-08-16T13:42:00Z">
              <w:rPr>
                <w:rFonts w:ascii="Times New Roman" w:hAnsi="Times New Roman" w:cs="Times New Roman"/>
                <w:sz w:val="24"/>
                <w:szCs w:val="24"/>
                <w:highlight w:val="yellow"/>
              </w:rPr>
            </w:rPrChange>
          </w:rPr>
          <w:delText xml:space="preserve">ean </w:delText>
        </w:r>
      </w:del>
      <w:ins w:id="290" w:author="Wesner, Jeff S [2]" w:date="2022-08-16T13:41:00Z">
        <w:r w:rsidRPr="00EF4E5F">
          <w:rPr>
            <w:rFonts w:ascii="Times New Roman" w:hAnsi="Times New Roman" w:cs="Times New Roman"/>
            <w:sz w:val="24"/>
            <w:szCs w:val="24"/>
            <w:rPrChange w:id="291" w:author="Wesner, Jeff S [2]" w:date="2022-08-16T13:42:00Z">
              <w:rPr>
                <w:rFonts w:ascii="Times New Roman" w:hAnsi="Times New Roman" w:cs="Times New Roman"/>
                <w:sz w:val="24"/>
                <w:szCs w:val="24"/>
                <w:highlight w:val="yellow"/>
              </w:rPr>
            </w:rPrChange>
          </w:rPr>
          <w:t xml:space="preserve"> </w:t>
        </w:r>
      </w:ins>
      <w:commentRangeStart w:id="292"/>
      <w:r w:rsidR="00CE71DB" w:rsidRPr="00EF4E5F">
        <w:rPr>
          <w:rFonts w:ascii="Times New Roman" w:hAnsi="Times New Roman" w:cs="Times New Roman"/>
          <w:sz w:val="24"/>
          <w:szCs w:val="24"/>
          <w:rPrChange w:id="293" w:author="Wesner, Jeff S [2]" w:date="2022-08-16T13:42:00Z">
            <w:rPr>
              <w:rFonts w:ascii="Times New Roman" w:hAnsi="Times New Roman" w:cs="Times New Roman"/>
              <w:sz w:val="24"/>
              <w:szCs w:val="24"/>
              <w:highlight w:val="yellow"/>
            </w:rPr>
          </w:rPrChange>
        </w:rPr>
        <w:t xml:space="preserve">beta diversity </w:t>
      </w:r>
      <w:commentRangeEnd w:id="292"/>
      <w:r w:rsidR="005D12CB">
        <w:rPr>
          <w:rStyle w:val="CommentReference"/>
        </w:rPr>
        <w:commentReference w:id="292"/>
      </w:r>
      <w:r w:rsidR="00CE71DB" w:rsidRPr="00EF4E5F">
        <w:rPr>
          <w:rFonts w:ascii="Times New Roman" w:hAnsi="Times New Roman" w:cs="Times New Roman"/>
          <w:sz w:val="24"/>
          <w:szCs w:val="24"/>
          <w:rPrChange w:id="294" w:author="Wesner, Jeff S [2]" w:date="2022-08-16T13:42:00Z">
            <w:rPr>
              <w:rFonts w:ascii="Times New Roman" w:hAnsi="Times New Roman" w:cs="Times New Roman"/>
              <w:sz w:val="24"/>
              <w:szCs w:val="24"/>
              <w:highlight w:val="yellow"/>
            </w:rPr>
          </w:rPrChange>
        </w:rPr>
        <w:t>(in units of Bray-Curtis distance) averaged ~0.7</w:t>
      </w:r>
      <w:ins w:id="295" w:author="Wesner, Jeff S [2]" w:date="2022-08-16T13:40:00Z">
        <w:r w:rsidRPr="00EF4E5F">
          <w:rPr>
            <w:rFonts w:ascii="Times New Roman" w:hAnsi="Times New Roman" w:cs="Times New Roman"/>
            <w:sz w:val="24"/>
            <w:szCs w:val="24"/>
            <w:rPrChange w:id="296" w:author="Wesner, Jeff S [2]" w:date="2022-08-16T13:42:00Z">
              <w:rPr>
                <w:rFonts w:ascii="Times New Roman" w:hAnsi="Times New Roman" w:cs="Times New Roman"/>
                <w:sz w:val="24"/>
                <w:szCs w:val="24"/>
                <w:highlight w:val="yellow"/>
              </w:rPr>
            </w:rPrChange>
          </w:rPr>
          <w:t xml:space="preserve"> ± 0.0</w:t>
        </w:r>
      </w:ins>
      <w:ins w:id="297" w:author="Wesner, Jeff S [2]" w:date="2022-08-16T13:41:00Z">
        <w:r w:rsidRPr="00EF4E5F">
          <w:rPr>
            <w:rFonts w:ascii="Times New Roman" w:hAnsi="Times New Roman" w:cs="Times New Roman"/>
            <w:sz w:val="24"/>
            <w:szCs w:val="24"/>
            <w:rPrChange w:id="298" w:author="Wesner, Jeff S [2]" w:date="2022-08-16T13:42:00Z">
              <w:rPr>
                <w:rFonts w:ascii="Times New Roman" w:hAnsi="Times New Roman" w:cs="Times New Roman"/>
                <w:sz w:val="24"/>
                <w:szCs w:val="24"/>
                <w:highlight w:val="yellow"/>
              </w:rPr>
            </w:rPrChange>
          </w:rPr>
          <w:t>9 (posterior mean ± sd)</w:t>
        </w:r>
      </w:ins>
      <w:ins w:id="299" w:author="Wesner, Jeff S [2]" w:date="2022-08-16T13:44:00Z">
        <w:r>
          <w:rPr>
            <w:rFonts w:ascii="Times New Roman" w:hAnsi="Times New Roman" w:cs="Times New Roman"/>
            <w:sz w:val="24"/>
            <w:szCs w:val="24"/>
          </w:rPr>
          <w:t xml:space="preserve"> (Fig. 5A)</w:t>
        </w:r>
      </w:ins>
      <w:ins w:id="300" w:author="Wesner, Jeff S [2]" w:date="2022-08-16T13:43:00Z">
        <w:r>
          <w:rPr>
            <w:rFonts w:ascii="Times New Roman" w:hAnsi="Times New Roman" w:cs="Times New Roman"/>
            <w:sz w:val="24"/>
            <w:szCs w:val="24"/>
          </w:rPr>
          <w:t xml:space="preserve">. </w:t>
        </w:r>
      </w:ins>
      <w:ins w:id="301" w:author="Wesner, Jeff S [2]" w:date="2022-08-16T14:04:00Z">
        <w:r w:rsidR="00190E27">
          <w:rPr>
            <w:rFonts w:ascii="Times New Roman" w:hAnsi="Times New Roman" w:cs="Times New Roman"/>
            <w:sz w:val="24"/>
            <w:szCs w:val="24"/>
          </w:rPr>
          <w:t>On average, m</w:t>
        </w:r>
      </w:ins>
      <w:ins w:id="302" w:author="Wesner, Jeff S [2]" w:date="2022-08-16T13:43:00Z">
        <w:r>
          <w:rPr>
            <w:rFonts w:ascii="Times New Roman" w:hAnsi="Times New Roman" w:cs="Times New Roman"/>
            <w:sz w:val="24"/>
            <w:szCs w:val="24"/>
          </w:rPr>
          <w:t>ost of the residual variation in beta diversity was attributable to variation among functional feeding groups</w:t>
        </w:r>
      </w:ins>
      <w:ins w:id="303" w:author="Wesner, Jeff S [2]" w:date="2022-08-16T13:44:00Z">
        <w:r>
          <w:rPr>
            <w:rFonts w:ascii="Times New Roman" w:hAnsi="Times New Roman" w:cs="Times New Roman"/>
            <w:sz w:val="24"/>
            <w:szCs w:val="24"/>
          </w:rPr>
          <w:t xml:space="preserve"> (Figure 6B), which had a mean </w:t>
        </w:r>
      </w:ins>
      <w:ins w:id="304" w:author="Wesner, Jeff S [2]" w:date="2022-08-16T13:45:00Z">
        <w:r>
          <w:rPr>
            <w:rFonts w:ascii="Times New Roman" w:hAnsi="Times New Roman" w:cs="Times New Roman"/>
            <w:sz w:val="24"/>
            <w:szCs w:val="24"/>
          </w:rPr>
          <w:t>standard deviation of 0.8 compared to 0.5 for</w:t>
        </w:r>
      </w:ins>
      <w:ins w:id="305" w:author="Wesner, Jeff S [2]" w:date="2022-08-16T13:48:00Z">
        <w:r>
          <w:rPr>
            <w:rFonts w:ascii="Times New Roman" w:hAnsi="Times New Roman" w:cs="Times New Roman"/>
            <w:sz w:val="24"/>
            <w:szCs w:val="24"/>
          </w:rPr>
          <w:t xml:space="preserve"> stream site and ~0.3 for both genus and </w:t>
        </w:r>
      </w:ins>
      <w:ins w:id="306" w:author="Wesner, Jeff S [2]" w:date="2022-08-16T13:50:00Z">
        <w:r w:rsidR="001F70F0">
          <w:rPr>
            <w:rFonts w:ascii="Times New Roman" w:hAnsi="Times New Roman" w:cs="Times New Roman"/>
            <w:sz w:val="24"/>
            <w:szCs w:val="24"/>
          </w:rPr>
          <w:t>family</w:t>
        </w:r>
      </w:ins>
      <w:ins w:id="307" w:author="Wesner, Jeff S [2]" w:date="2022-08-16T13:48:00Z">
        <w:r w:rsidR="001F70F0">
          <w:rPr>
            <w:rFonts w:ascii="Times New Roman" w:hAnsi="Times New Roman" w:cs="Times New Roman"/>
            <w:sz w:val="24"/>
            <w:szCs w:val="24"/>
          </w:rPr>
          <w:t xml:space="preserve"> (Fig. 5A)</w:t>
        </w:r>
        <w:r>
          <w:rPr>
            <w:rFonts w:ascii="Times New Roman" w:hAnsi="Times New Roman" w:cs="Times New Roman"/>
            <w:sz w:val="24"/>
            <w:szCs w:val="24"/>
          </w:rPr>
          <w:t xml:space="preserve">. </w:t>
        </w:r>
        <w:r w:rsidR="001F70F0">
          <w:rPr>
            <w:rFonts w:ascii="Times New Roman" w:hAnsi="Times New Roman" w:cs="Times New Roman"/>
            <w:sz w:val="24"/>
            <w:szCs w:val="24"/>
          </w:rPr>
          <w:t>After correcting for the logit link, th</w:t>
        </w:r>
      </w:ins>
      <w:ins w:id="308" w:author="Wesner, Jeff S [2]" w:date="2022-08-16T13:51:00Z">
        <w:r w:rsidR="001F70F0">
          <w:rPr>
            <w:rFonts w:ascii="Times New Roman" w:hAnsi="Times New Roman" w:cs="Times New Roman"/>
            <w:sz w:val="24"/>
            <w:szCs w:val="24"/>
          </w:rPr>
          <w:t>ese values</w:t>
        </w:r>
      </w:ins>
      <w:ins w:id="309" w:author="Wesner, Jeff S [2]" w:date="2022-08-16T13:48:00Z">
        <w:r w:rsidR="001F70F0">
          <w:rPr>
            <w:rFonts w:ascii="Times New Roman" w:hAnsi="Times New Roman" w:cs="Times New Roman"/>
            <w:sz w:val="24"/>
            <w:szCs w:val="24"/>
          </w:rPr>
          <w:t xml:space="preserve"> </w:t>
        </w:r>
        <w:proofErr w:type="gramStart"/>
        <w:r w:rsidR="001F70F0">
          <w:rPr>
            <w:rFonts w:ascii="Times New Roman" w:hAnsi="Times New Roman" w:cs="Times New Roman"/>
            <w:sz w:val="24"/>
            <w:szCs w:val="24"/>
          </w:rPr>
          <w:t>indicates</w:t>
        </w:r>
        <w:proofErr w:type="gramEnd"/>
        <w:r w:rsidR="001F70F0">
          <w:rPr>
            <w:rFonts w:ascii="Times New Roman" w:hAnsi="Times New Roman" w:cs="Times New Roman"/>
            <w:sz w:val="24"/>
            <w:szCs w:val="24"/>
          </w:rPr>
          <w:t xml:space="preserve"> that</w:t>
        </w:r>
      </w:ins>
      <w:ins w:id="310" w:author="Wesner, Jeff S [2]" w:date="2022-08-16T13:49:00Z">
        <w:r w:rsidR="001F70F0">
          <w:rPr>
            <w:rFonts w:ascii="Times New Roman" w:hAnsi="Times New Roman" w:cs="Times New Roman"/>
            <w:sz w:val="24"/>
            <w:szCs w:val="24"/>
          </w:rPr>
          <w:t>, relative to the average Bray-Curtis value of 0.7, a typical functional feeding group</w:t>
        </w:r>
      </w:ins>
      <w:ins w:id="311" w:author="Wesner, Jeff S [2]" w:date="2022-08-16T13:50:00Z">
        <w:r w:rsidR="001F70F0">
          <w:rPr>
            <w:rFonts w:ascii="Times New Roman" w:hAnsi="Times New Roman" w:cs="Times New Roman"/>
            <w:sz w:val="24"/>
            <w:szCs w:val="24"/>
          </w:rPr>
          <w:t xml:space="preserve"> </w:t>
        </w:r>
      </w:ins>
      <w:proofErr w:type="spellStart"/>
      <w:ins w:id="312" w:author="Wesner, Jeff S [2]" w:date="2022-08-16T13:52:00Z">
        <w:r w:rsidR="001F70F0">
          <w:rPr>
            <w:rFonts w:ascii="Times New Roman" w:hAnsi="Times New Roman" w:cs="Times New Roman"/>
            <w:sz w:val="24"/>
            <w:szCs w:val="24"/>
          </w:rPr>
          <w:t>deviatoin</w:t>
        </w:r>
      </w:ins>
      <w:proofErr w:type="spellEnd"/>
      <w:ins w:id="313" w:author="Wesner, Jeff S [2]" w:date="2022-08-16T13:49:00Z">
        <w:r w:rsidR="001F70F0">
          <w:rPr>
            <w:rFonts w:ascii="Times New Roman" w:hAnsi="Times New Roman" w:cs="Times New Roman"/>
            <w:sz w:val="24"/>
            <w:szCs w:val="24"/>
          </w:rPr>
          <w:t xml:space="preserve"> is ~0.15 units higher or lowe</w:t>
        </w:r>
      </w:ins>
      <w:ins w:id="314" w:author="Wesner, Jeff S [2]" w:date="2022-08-16T13:50:00Z">
        <w:r w:rsidR="001F70F0">
          <w:rPr>
            <w:rFonts w:ascii="Times New Roman" w:hAnsi="Times New Roman" w:cs="Times New Roman"/>
            <w:sz w:val="24"/>
            <w:szCs w:val="24"/>
          </w:rPr>
          <w:t>r</w:t>
        </w:r>
      </w:ins>
      <w:ins w:id="315" w:author="Wesner, Jeff S [2]" w:date="2022-08-16T13:51:00Z">
        <w:r w:rsidR="001F70F0">
          <w:rPr>
            <w:rFonts w:ascii="Times New Roman" w:hAnsi="Times New Roman" w:cs="Times New Roman"/>
            <w:sz w:val="24"/>
            <w:szCs w:val="24"/>
          </w:rPr>
          <w:t xml:space="preserve"> (i.e., 0.55 to </w:t>
        </w:r>
      </w:ins>
      <w:ins w:id="316" w:author="Wesner, Jeff S [2]" w:date="2022-08-16T13:52:00Z">
        <w:r w:rsidR="001F70F0">
          <w:rPr>
            <w:rFonts w:ascii="Times New Roman" w:hAnsi="Times New Roman" w:cs="Times New Roman"/>
            <w:sz w:val="24"/>
            <w:szCs w:val="24"/>
          </w:rPr>
          <w:t>0.85)</w:t>
        </w:r>
      </w:ins>
      <w:ins w:id="317" w:author="Wesner, Jeff S [2]" w:date="2022-08-16T13:50:00Z">
        <w:r w:rsidR="001F70F0">
          <w:rPr>
            <w:rFonts w:ascii="Times New Roman" w:hAnsi="Times New Roman" w:cs="Times New Roman"/>
            <w:sz w:val="24"/>
            <w:szCs w:val="24"/>
          </w:rPr>
          <w:t xml:space="preserve">, which is nearly double the </w:t>
        </w:r>
      </w:ins>
      <w:ins w:id="318" w:author="Wesner, Jeff S [2]" w:date="2022-08-16T13:52:00Z">
        <w:r w:rsidR="001F70F0">
          <w:rPr>
            <w:rFonts w:ascii="Times New Roman" w:hAnsi="Times New Roman" w:cs="Times New Roman"/>
            <w:sz w:val="24"/>
            <w:szCs w:val="24"/>
          </w:rPr>
          <w:t xml:space="preserve">deviation </w:t>
        </w:r>
      </w:ins>
      <w:ins w:id="319" w:author="Wesner, Jeff S [2]" w:date="2022-08-16T13:50:00Z">
        <w:r w:rsidR="001F70F0">
          <w:rPr>
            <w:rFonts w:ascii="Times New Roman" w:hAnsi="Times New Roman" w:cs="Times New Roman"/>
            <w:sz w:val="24"/>
            <w:szCs w:val="24"/>
          </w:rPr>
          <w:t xml:space="preserve">for a typical genera or </w:t>
        </w:r>
      </w:ins>
      <w:ins w:id="320" w:author="Wesner, Jeff S [2]" w:date="2022-08-16T13:51:00Z">
        <w:r w:rsidR="001F70F0">
          <w:rPr>
            <w:rFonts w:ascii="Times New Roman" w:hAnsi="Times New Roman" w:cs="Times New Roman"/>
            <w:sz w:val="24"/>
            <w:szCs w:val="24"/>
          </w:rPr>
          <w:t>family (</w:t>
        </w:r>
        <w:r w:rsidR="001F70F0" w:rsidRPr="00341F97">
          <w:rPr>
            <w:rFonts w:ascii="Times New Roman" w:hAnsi="Times New Roman" w:cs="Times New Roman"/>
            <w:sz w:val="24"/>
            <w:szCs w:val="24"/>
          </w:rPr>
          <w:t>±</w:t>
        </w:r>
        <w:r w:rsidR="001F70F0">
          <w:rPr>
            <w:rFonts w:ascii="Times New Roman" w:hAnsi="Times New Roman" w:cs="Times New Roman"/>
            <w:sz w:val="24"/>
            <w:szCs w:val="24"/>
          </w:rPr>
          <w:t xml:space="preserve"> 0.8 units) and </w:t>
        </w:r>
      </w:ins>
      <w:ins w:id="321" w:author="Wesner, Jeff S [2]" w:date="2022-08-16T13:53:00Z">
        <w:r w:rsidR="001F70F0">
          <w:rPr>
            <w:rFonts w:ascii="Times New Roman" w:hAnsi="Times New Roman" w:cs="Times New Roman"/>
            <w:sz w:val="24"/>
            <w:szCs w:val="24"/>
          </w:rPr>
          <w:t>slightly</w:t>
        </w:r>
      </w:ins>
      <w:ins w:id="322" w:author="Wesner, Jeff S [2]" w:date="2022-08-16T13:52:00Z">
        <w:r w:rsidR="001F70F0">
          <w:rPr>
            <w:rFonts w:ascii="Times New Roman" w:hAnsi="Times New Roman" w:cs="Times New Roman"/>
            <w:sz w:val="24"/>
            <w:szCs w:val="24"/>
          </w:rPr>
          <w:t xml:space="preserve"> higher than a typical deviation for a given site (</w:t>
        </w:r>
      </w:ins>
      <w:ins w:id="323" w:author="Wesner, Jeff S [2]" w:date="2022-08-16T13:53:00Z">
        <w:r w:rsidR="001F70F0" w:rsidRPr="00341F97">
          <w:rPr>
            <w:rFonts w:ascii="Times New Roman" w:hAnsi="Times New Roman" w:cs="Times New Roman"/>
            <w:sz w:val="24"/>
            <w:szCs w:val="24"/>
          </w:rPr>
          <w:t>±</w:t>
        </w:r>
        <w:r w:rsidR="001F70F0">
          <w:rPr>
            <w:rFonts w:ascii="Times New Roman" w:hAnsi="Times New Roman" w:cs="Times New Roman"/>
            <w:sz w:val="24"/>
            <w:szCs w:val="24"/>
          </w:rPr>
          <w:t xml:space="preserve"> 0.8).</w:t>
        </w:r>
      </w:ins>
      <w:ins w:id="324" w:author="Wesner, Jeff S [2]" w:date="2022-08-16T14:04:00Z">
        <w:r w:rsidR="00190E27">
          <w:rPr>
            <w:rFonts w:ascii="Times New Roman" w:hAnsi="Times New Roman" w:cs="Times New Roman"/>
            <w:sz w:val="24"/>
            <w:szCs w:val="24"/>
          </w:rPr>
          <w:t xml:space="preserve"> However, there is considerable uncertainty in these estimates (Fig. 5B),</w:t>
        </w:r>
      </w:ins>
      <w:ins w:id="325" w:author="Wesner, Jeff S [2]" w:date="2022-08-16T14:07:00Z">
        <w:r w:rsidR="00190E27">
          <w:rPr>
            <w:rFonts w:ascii="Times New Roman" w:hAnsi="Times New Roman" w:cs="Times New Roman"/>
            <w:sz w:val="24"/>
            <w:szCs w:val="24"/>
          </w:rPr>
          <w:t xml:space="preserve"> such that the</w:t>
        </w:r>
      </w:ins>
      <w:ins w:id="326" w:author="Wesner, Jeff S [2]" w:date="2022-08-16T14:04:00Z">
        <w:r w:rsidR="00190E27">
          <w:rPr>
            <w:rFonts w:ascii="Times New Roman" w:hAnsi="Times New Roman" w:cs="Times New Roman"/>
            <w:sz w:val="24"/>
            <w:szCs w:val="24"/>
          </w:rPr>
          <w:t xml:space="preserve"> </w:t>
        </w:r>
      </w:ins>
      <w:ins w:id="327" w:author="Wesner, Jeff S [2]" w:date="2022-08-16T14:05:00Z">
        <w:r w:rsidR="00190E27">
          <w:rPr>
            <w:rFonts w:ascii="Times New Roman" w:hAnsi="Times New Roman" w:cs="Times New Roman"/>
            <w:sz w:val="24"/>
            <w:szCs w:val="24"/>
          </w:rPr>
          <w:t>probability that functional feeding group</w:t>
        </w:r>
      </w:ins>
      <w:ins w:id="328" w:author="Wesner, Jeff S [2]" w:date="2022-08-16T14:07:00Z">
        <w:r w:rsidR="00190E27">
          <w:rPr>
            <w:rFonts w:ascii="Times New Roman" w:hAnsi="Times New Roman" w:cs="Times New Roman"/>
            <w:sz w:val="24"/>
            <w:szCs w:val="24"/>
          </w:rPr>
          <w:t xml:space="preserve"> deviations are</w:t>
        </w:r>
      </w:ins>
      <w:ins w:id="329" w:author="Wesner, Jeff S [2]" w:date="2022-08-16T14:05:00Z">
        <w:r w:rsidR="00190E27">
          <w:rPr>
            <w:rFonts w:ascii="Times New Roman" w:hAnsi="Times New Roman" w:cs="Times New Roman"/>
            <w:sz w:val="24"/>
            <w:szCs w:val="24"/>
          </w:rPr>
          <w:t xml:space="preserve"> higher than any of the other categories ranges from only 0.65 to 0.85</w:t>
        </w:r>
      </w:ins>
      <w:ins w:id="330" w:author="Wesner, Jeff S [2]" w:date="2022-08-16T14:07:00Z">
        <w:r w:rsidR="00190E27">
          <w:rPr>
            <w:rFonts w:ascii="Times New Roman" w:hAnsi="Times New Roman" w:cs="Times New Roman"/>
            <w:sz w:val="24"/>
            <w:szCs w:val="24"/>
          </w:rPr>
          <w:t xml:space="preserve"> with (0.5 indicating e</w:t>
        </w:r>
      </w:ins>
      <w:ins w:id="331" w:author="Wesner, Jeff S [2]" w:date="2022-08-16T14:08:00Z">
        <w:r w:rsidR="00190E27">
          <w:rPr>
            <w:rFonts w:ascii="Times New Roman" w:hAnsi="Times New Roman" w:cs="Times New Roman"/>
            <w:sz w:val="24"/>
            <w:szCs w:val="24"/>
          </w:rPr>
          <w:t>quivalence and 1 indicating absolute certainty)</w:t>
        </w:r>
      </w:ins>
      <w:ins w:id="332" w:author="Wesner, Jeff S [2]" w:date="2022-08-16T14:05:00Z">
        <w:r w:rsidR="00190E27">
          <w:rPr>
            <w:rFonts w:ascii="Times New Roman" w:hAnsi="Times New Roman" w:cs="Times New Roman"/>
            <w:sz w:val="24"/>
            <w:szCs w:val="24"/>
          </w:rPr>
          <w:t>. This indicates that no</w:t>
        </w:r>
      </w:ins>
      <w:ins w:id="333" w:author="Wesner, Jeff S [2]" w:date="2022-08-16T14:06:00Z">
        <w:r w:rsidR="00190E27">
          <w:rPr>
            <w:rFonts w:ascii="Times New Roman" w:hAnsi="Times New Roman" w:cs="Times New Roman"/>
            <w:sz w:val="24"/>
            <w:szCs w:val="24"/>
          </w:rPr>
          <w:t xml:space="preserve"> single factor dominates as a source of variation in explaining microbiome beta-diversity</w:t>
        </w:r>
      </w:ins>
      <w:ins w:id="334" w:author="Wesner, Jeff S [2]" w:date="2022-08-16T14:08:00Z">
        <w:r w:rsidR="00190E27">
          <w:rPr>
            <w:rFonts w:ascii="Times New Roman" w:hAnsi="Times New Roman" w:cs="Times New Roman"/>
            <w:sz w:val="24"/>
            <w:szCs w:val="24"/>
          </w:rPr>
          <w:t xml:space="preserve"> in aquatic insects</w:t>
        </w:r>
      </w:ins>
      <w:ins w:id="335" w:author="Wesner, Jeff S [2]" w:date="2022-08-16T14:06:00Z">
        <w:r w:rsidR="00190E27">
          <w:rPr>
            <w:rFonts w:ascii="Times New Roman" w:hAnsi="Times New Roman" w:cs="Times New Roman"/>
            <w:sz w:val="24"/>
            <w:szCs w:val="24"/>
          </w:rPr>
          <w:t>.</w:t>
        </w:r>
      </w:ins>
    </w:p>
    <w:p w14:paraId="04874AD3" w14:textId="7B0CAC17" w:rsidR="00CE71DB" w:rsidRDefault="00190E27" w:rsidP="00CE71DB">
      <w:pPr>
        <w:tabs>
          <w:tab w:val="left" w:pos="7359"/>
        </w:tabs>
        <w:spacing w:line="480" w:lineRule="auto"/>
        <w:ind w:firstLine="720"/>
        <w:outlineLvl w:val="0"/>
        <w:rPr>
          <w:ins w:id="336" w:author="Wesner, Jeff S [2]" w:date="2022-08-16T14:06:00Z"/>
          <w:rFonts w:ascii="Times New Roman" w:hAnsi="Times New Roman" w:cs="Times New Roman"/>
          <w:sz w:val="24"/>
          <w:szCs w:val="24"/>
        </w:rPr>
      </w:pPr>
      <w:ins w:id="337" w:author="Wesner, Jeff S [2]" w:date="2022-08-16T14:10:00Z">
        <w:r>
          <w:rPr>
            <w:rFonts w:ascii="Times New Roman" w:hAnsi="Times New Roman" w:cs="Times New Roman"/>
            <w:sz w:val="24"/>
            <w:szCs w:val="24"/>
          </w:rPr>
          <w:t>Among families, beta-dive</w:t>
        </w:r>
      </w:ins>
      <w:ins w:id="338" w:author="Wesner, Jeff S [2]" w:date="2022-08-16T14:11:00Z">
        <w:r>
          <w:rPr>
            <w:rFonts w:ascii="Times New Roman" w:hAnsi="Times New Roman" w:cs="Times New Roman"/>
            <w:sz w:val="24"/>
            <w:szCs w:val="24"/>
          </w:rPr>
          <w:t xml:space="preserve">rsity ranged from a mean of 0.5 (95% Credible Interval: 0.3 to 0.8) in </w:t>
        </w:r>
        <w:proofErr w:type="spellStart"/>
        <w:r>
          <w:rPr>
            <w:rFonts w:ascii="Times New Roman" w:hAnsi="Times New Roman" w:cs="Times New Roman"/>
            <w:sz w:val="24"/>
            <w:szCs w:val="24"/>
          </w:rPr>
          <w:t>Leptophlebi</w:t>
        </w:r>
      </w:ins>
      <w:ins w:id="339" w:author="Wesner, Jeff S [2]" w:date="2022-08-16T14:18:00Z">
        <w:r w:rsidR="00BE4B9F">
          <w:rPr>
            <w:rFonts w:ascii="Times New Roman" w:hAnsi="Times New Roman" w:cs="Times New Roman"/>
            <w:sz w:val="24"/>
            <w:szCs w:val="24"/>
          </w:rPr>
          <w:t>idae</w:t>
        </w:r>
      </w:ins>
      <w:proofErr w:type="spellEnd"/>
      <w:ins w:id="340" w:author="Wesner, Jeff S [2]" w:date="2022-08-16T14:16:00Z">
        <w:r w:rsidR="00BE4B9F">
          <w:rPr>
            <w:rFonts w:ascii="Times New Roman" w:hAnsi="Times New Roman" w:cs="Times New Roman"/>
            <w:sz w:val="24"/>
            <w:szCs w:val="24"/>
          </w:rPr>
          <w:t xml:space="preserve"> (represented by a single genus, </w:t>
        </w:r>
        <w:proofErr w:type="spellStart"/>
        <w:r w:rsidR="00BE4B9F">
          <w:rPr>
            <w:rFonts w:ascii="Times New Roman" w:hAnsi="Times New Roman" w:cs="Times New Roman"/>
            <w:i/>
            <w:sz w:val="24"/>
            <w:szCs w:val="24"/>
          </w:rPr>
          <w:t>Paraleptophlebia</w:t>
        </w:r>
        <w:proofErr w:type="spellEnd"/>
        <w:r w:rsidR="00BE4B9F">
          <w:rPr>
            <w:rFonts w:ascii="Times New Roman" w:hAnsi="Times New Roman" w:cs="Times New Roman"/>
            <w:sz w:val="24"/>
            <w:szCs w:val="24"/>
          </w:rPr>
          <w:t>)</w:t>
        </w:r>
      </w:ins>
      <w:ins w:id="341" w:author="Wesner, Jeff S [2]" w:date="2022-08-16T14:11:00Z">
        <w:r>
          <w:rPr>
            <w:rFonts w:ascii="Times New Roman" w:hAnsi="Times New Roman" w:cs="Times New Roman"/>
            <w:sz w:val="24"/>
            <w:szCs w:val="24"/>
          </w:rPr>
          <w:t xml:space="preserve"> to</w:t>
        </w:r>
      </w:ins>
      <w:ins w:id="342" w:author="Wesner, Jeff S [2]" w:date="2022-08-16T14:12:00Z">
        <w:r>
          <w:rPr>
            <w:rFonts w:ascii="Times New Roman" w:hAnsi="Times New Roman" w:cs="Times New Roman"/>
            <w:sz w:val="24"/>
            <w:szCs w:val="24"/>
          </w:rPr>
          <w:t xml:space="preserve"> 0.9 (0.69 to 0.97) in </w:t>
        </w:r>
        <w:proofErr w:type="spellStart"/>
        <w:r>
          <w:rPr>
            <w:rFonts w:ascii="Times New Roman" w:hAnsi="Times New Roman" w:cs="Times New Roman"/>
            <w:sz w:val="24"/>
            <w:szCs w:val="24"/>
          </w:rPr>
          <w:t>Perlidae</w:t>
        </w:r>
      </w:ins>
      <w:proofErr w:type="spellEnd"/>
      <w:ins w:id="343" w:author="Wesner, Jeff S [2]" w:date="2022-08-16T14:19:00Z">
        <w:r w:rsidR="00BE4B9F">
          <w:rPr>
            <w:rFonts w:ascii="Times New Roman" w:hAnsi="Times New Roman" w:cs="Times New Roman"/>
            <w:sz w:val="24"/>
            <w:szCs w:val="24"/>
          </w:rPr>
          <w:t xml:space="preserve"> (represented by </w:t>
        </w:r>
        <w:proofErr w:type="spellStart"/>
        <w:r w:rsidR="00BE4B9F">
          <w:rPr>
            <w:rFonts w:ascii="Times New Roman" w:hAnsi="Times New Roman" w:cs="Times New Roman"/>
            <w:i/>
            <w:sz w:val="24"/>
            <w:szCs w:val="24"/>
          </w:rPr>
          <w:t>Acroneuria</w:t>
        </w:r>
        <w:proofErr w:type="spellEnd"/>
        <w:r w:rsidR="00BE4B9F">
          <w:rPr>
            <w:rFonts w:ascii="Times New Roman" w:hAnsi="Times New Roman" w:cs="Times New Roman"/>
            <w:i/>
            <w:sz w:val="24"/>
            <w:szCs w:val="24"/>
          </w:rPr>
          <w:t xml:space="preserve"> </w:t>
        </w:r>
        <w:r w:rsidR="00BE4B9F">
          <w:rPr>
            <w:rFonts w:ascii="Times New Roman" w:hAnsi="Times New Roman" w:cs="Times New Roman"/>
            <w:sz w:val="24"/>
            <w:szCs w:val="24"/>
          </w:rPr>
          <w:t xml:space="preserve">and an </w:t>
        </w:r>
        <w:proofErr w:type="spellStart"/>
        <w:r w:rsidR="00BE4B9F">
          <w:rPr>
            <w:rFonts w:ascii="Times New Roman" w:hAnsi="Times New Roman" w:cs="Times New Roman"/>
            <w:sz w:val="24"/>
            <w:szCs w:val="24"/>
          </w:rPr>
          <w:t>uknown</w:t>
        </w:r>
        <w:proofErr w:type="spellEnd"/>
        <w:r w:rsidR="00BE4B9F">
          <w:rPr>
            <w:rFonts w:ascii="Times New Roman" w:hAnsi="Times New Roman" w:cs="Times New Roman"/>
            <w:sz w:val="24"/>
            <w:szCs w:val="24"/>
          </w:rPr>
          <w:t xml:space="preserve"> genus)</w:t>
        </w:r>
      </w:ins>
      <w:ins w:id="344" w:author="Wesner, Jeff S [2]" w:date="2022-08-16T14:12:00Z">
        <w:r>
          <w:rPr>
            <w:rFonts w:ascii="Times New Roman" w:hAnsi="Times New Roman" w:cs="Times New Roman"/>
            <w:sz w:val="24"/>
            <w:szCs w:val="24"/>
          </w:rPr>
          <w:t xml:space="preserve"> (Fig. 5A). Among functional groups, beta-diversity ranged from </w:t>
        </w:r>
      </w:ins>
      <w:ins w:id="345" w:author="Wesner, Jeff S [2]" w:date="2022-08-16T14:13:00Z">
        <w:r>
          <w:rPr>
            <w:rFonts w:ascii="Times New Roman" w:hAnsi="Times New Roman" w:cs="Times New Roman"/>
            <w:sz w:val="24"/>
            <w:szCs w:val="24"/>
          </w:rPr>
          <w:t>0.7 (0.2 to 0.9) in collector/filterers to 0.8 in predators (0.</w:t>
        </w:r>
      </w:ins>
      <w:ins w:id="346" w:author="Wesner, Jeff S [2]" w:date="2022-08-16T14:14:00Z">
        <w:r w:rsidR="00BE4B9F">
          <w:rPr>
            <w:rFonts w:ascii="Times New Roman" w:hAnsi="Times New Roman" w:cs="Times New Roman"/>
            <w:sz w:val="24"/>
            <w:szCs w:val="24"/>
          </w:rPr>
          <w:t>6 to 0.9</w:t>
        </w:r>
      </w:ins>
      <w:ins w:id="347" w:author="Wesner, Jeff S [2]" w:date="2022-08-16T14:19:00Z">
        <w:r w:rsidR="00BE4B9F">
          <w:rPr>
            <w:rFonts w:ascii="Times New Roman" w:hAnsi="Times New Roman" w:cs="Times New Roman"/>
            <w:sz w:val="24"/>
            <w:szCs w:val="24"/>
          </w:rPr>
          <w:t>) and among sites it ranged from</w:t>
        </w:r>
      </w:ins>
      <w:ins w:id="348" w:author="Wesner, Jeff S [2]" w:date="2022-08-16T14:20:00Z">
        <w:r w:rsidR="00BE4B9F">
          <w:rPr>
            <w:rFonts w:ascii="Times New Roman" w:hAnsi="Times New Roman" w:cs="Times New Roman"/>
            <w:sz w:val="24"/>
            <w:szCs w:val="24"/>
          </w:rPr>
          <w:t xml:space="preserve"> 0.6 (0.3 to 0.8) at POSE to 0.8 (0.6 to 0.95) at BLDE (Fig. 5A).</w:t>
        </w:r>
      </w:ins>
      <w:ins w:id="349" w:author="Wesner, Jeff S [2]" w:date="2022-08-16T14:19:00Z">
        <w:r w:rsidR="00BE4B9F">
          <w:rPr>
            <w:rFonts w:ascii="Times New Roman" w:hAnsi="Times New Roman" w:cs="Times New Roman"/>
            <w:sz w:val="24"/>
            <w:szCs w:val="24"/>
          </w:rPr>
          <w:t xml:space="preserve"> </w:t>
        </w:r>
      </w:ins>
      <w:ins w:id="350" w:author="Wesner, Jeff S [2]" w:date="2022-08-16T14:14:00Z">
        <w:r w:rsidR="00BE4B9F">
          <w:rPr>
            <w:rFonts w:ascii="Times New Roman" w:hAnsi="Times New Roman" w:cs="Times New Roman"/>
            <w:sz w:val="24"/>
            <w:szCs w:val="24"/>
          </w:rPr>
          <w:t xml:space="preserve"> </w:t>
        </w:r>
      </w:ins>
      <w:del w:id="351" w:author="Wesner, Jeff S [2]" w:date="2022-08-16T14:06:00Z">
        <w:r w:rsidR="00603AB1" w:rsidRPr="00EF4E5F" w:rsidDel="00190E27">
          <w:rPr>
            <w:rFonts w:ascii="Times New Roman" w:hAnsi="Times New Roman" w:cs="Times New Roman"/>
            <w:sz w:val="24"/>
            <w:szCs w:val="24"/>
            <w:rPrChange w:id="352" w:author="Wesner, Jeff S [2]" w:date="2022-08-16T13:42:00Z">
              <w:rPr>
                <w:rFonts w:ascii="Times New Roman" w:hAnsi="Times New Roman" w:cs="Times New Roman"/>
                <w:sz w:val="24"/>
                <w:szCs w:val="24"/>
                <w:highlight w:val="yellow"/>
              </w:rPr>
            </w:rPrChange>
          </w:rPr>
          <w:delText xml:space="preserve"> </w:delText>
        </w:r>
      </w:del>
      <w:del w:id="353" w:author="Wesner, Jeff S [2]" w:date="2022-08-16T13:43:00Z">
        <w:r w:rsidR="00603AB1" w:rsidRPr="00EF4E5F" w:rsidDel="00EF4E5F">
          <w:rPr>
            <w:rFonts w:ascii="Times New Roman" w:hAnsi="Times New Roman" w:cs="Times New Roman"/>
            <w:sz w:val="24"/>
            <w:szCs w:val="24"/>
            <w:rPrChange w:id="354" w:author="Wesner, Jeff S [2]" w:date="2022-08-16T13:42:00Z">
              <w:rPr>
                <w:rFonts w:ascii="Times New Roman" w:hAnsi="Times New Roman" w:cs="Times New Roman"/>
                <w:sz w:val="24"/>
                <w:szCs w:val="24"/>
                <w:highlight w:val="yellow"/>
              </w:rPr>
            </w:rPrChange>
          </w:rPr>
          <w:delText>for locations/streams</w:delText>
        </w:r>
        <w:r w:rsidR="00CE71DB" w:rsidRPr="00EF4E5F" w:rsidDel="00EF4E5F">
          <w:rPr>
            <w:rFonts w:ascii="Times New Roman" w:hAnsi="Times New Roman" w:cs="Times New Roman"/>
            <w:sz w:val="24"/>
            <w:szCs w:val="24"/>
            <w:rPrChange w:id="355" w:author="Wesner, Jeff S [2]" w:date="2022-08-16T13:42:00Z">
              <w:rPr>
                <w:rFonts w:ascii="Times New Roman" w:hAnsi="Times New Roman" w:cs="Times New Roman"/>
                <w:sz w:val="24"/>
                <w:szCs w:val="24"/>
                <w:highlight w:val="yellow"/>
              </w:rPr>
            </w:rPrChange>
          </w:rPr>
          <w:delText xml:space="preserve"> </w:delText>
        </w:r>
        <w:r w:rsidR="00603AB1" w:rsidRPr="00EF4E5F" w:rsidDel="00EF4E5F">
          <w:rPr>
            <w:rFonts w:ascii="Times New Roman" w:hAnsi="Times New Roman" w:cs="Times New Roman"/>
            <w:sz w:val="24"/>
            <w:szCs w:val="24"/>
            <w:rPrChange w:id="356" w:author="Wesner, Jeff S [2]" w:date="2022-08-16T13:42:00Z">
              <w:rPr>
                <w:rFonts w:ascii="Times New Roman" w:hAnsi="Times New Roman" w:cs="Times New Roman"/>
                <w:sz w:val="24"/>
                <w:szCs w:val="24"/>
                <w:highlight w:val="yellow"/>
              </w:rPr>
            </w:rPrChange>
          </w:rPr>
          <w:delText>(</w:delText>
        </w:r>
      </w:del>
      <w:del w:id="357" w:author="Wesner, Jeff S [2]" w:date="2022-08-16T14:06:00Z">
        <w:r w:rsidR="00CE71DB" w:rsidRPr="00EF4E5F" w:rsidDel="00190E27">
          <w:rPr>
            <w:rFonts w:ascii="Times New Roman" w:hAnsi="Times New Roman" w:cs="Times New Roman"/>
            <w:sz w:val="24"/>
            <w:szCs w:val="24"/>
            <w:rPrChange w:id="358" w:author="Wesner, Jeff S [2]" w:date="2022-08-16T13:42:00Z">
              <w:rPr>
                <w:rFonts w:ascii="Times New Roman" w:hAnsi="Times New Roman" w:cs="Times New Roman"/>
                <w:sz w:val="24"/>
                <w:szCs w:val="24"/>
                <w:highlight w:val="yellow"/>
              </w:rPr>
            </w:rPrChange>
          </w:rPr>
          <w:delText xml:space="preserve">ranging from ~0.6 at BIGC to 0.8 at BLDE </w:delText>
        </w:r>
        <w:r w:rsidR="00603AB1" w:rsidRPr="00EF4E5F" w:rsidDel="00190E27">
          <w:rPr>
            <w:rFonts w:ascii="Times New Roman" w:hAnsi="Times New Roman" w:cs="Times New Roman"/>
            <w:sz w:val="24"/>
            <w:szCs w:val="24"/>
            <w:rPrChange w:id="359" w:author="Wesner, Jeff S [2]" w:date="2022-08-16T13:42:00Z">
              <w:rPr>
                <w:rFonts w:ascii="Times New Roman" w:hAnsi="Times New Roman" w:cs="Times New Roman"/>
                <w:sz w:val="24"/>
                <w:szCs w:val="24"/>
                <w:highlight w:val="yellow"/>
              </w:rPr>
            </w:rPrChange>
          </w:rPr>
          <w:delText xml:space="preserve">), for family ( ranging from….), for genus, ( ranging from …..) , and for functional feeding groups (ranging from.. to…..) </w:delText>
        </w:r>
        <w:r w:rsidR="00CE71DB" w:rsidRPr="00EF4E5F" w:rsidDel="00190E27">
          <w:rPr>
            <w:rFonts w:ascii="Times New Roman" w:hAnsi="Times New Roman" w:cs="Times New Roman"/>
            <w:sz w:val="24"/>
            <w:szCs w:val="24"/>
            <w:rPrChange w:id="360" w:author="Wesner, Jeff S [2]" w:date="2022-08-16T13:42:00Z">
              <w:rPr>
                <w:rFonts w:ascii="Times New Roman" w:hAnsi="Times New Roman" w:cs="Times New Roman"/>
                <w:sz w:val="24"/>
                <w:szCs w:val="24"/>
                <w:highlight w:val="yellow"/>
              </w:rPr>
            </w:rPrChange>
          </w:rPr>
          <w:delText xml:space="preserve">(Fig. </w:delText>
        </w:r>
        <w:r w:rsidR="00E9750E" w:rsidRPr="00EF4E5F" w:rsidDel="00190E27">
          <w:rPr>
            <w:rFonts w:ascii="Times New Roman" w:hAnsi="Times New Roman" w:cs="Times New Roman"/>
            <w:sz w:val="24"/>
            <w:szCs w:val="24"/>
            <w:rPrChange w:id="361" w:author="Wesner, Jeff S [2]" w:date="2022-08-16T13:42:00Z">
              <w:rPr>
                <w:rFonts w:ascii="Times New Roman" w:hAnsi="Times New Roman" w:cs="Times New Roman"/>
                <w:sz w:val="24"/>
                <w:szCs w:val="24"/>
                <w:highlight w:val="yellow"/>
              </w:rPr>
            </w:rPrChange>
          </w:rPr>
          <w:delText>5</w:delText>
        </w:r>
        <w:r w:rsidR="00CE71DB" w:rsidRPr="00EF4E5F" w:rsidDel="00190E27">
          <w:rPr>
            <w:rFonts w:ascii="Times New Roman" w:hAnsi="Times New Roman" w:cs="Times New Roman"/>
            <w:sz w:val="24"/>
            <w:szCs w:val="24"/>
            <w:rPrChange w:id="362" w:author="Wesner, Jeff S [2]" w:date="2022-08-16T13:42:00Z">
              <w:rPr>
                <w:rFonts w:ascii="Times New Roman" w:hAnsi="Times New Roman" w:cs="Times New Roman"/>
                <w:sz w:val="24"/>
                <w:szCs w:val="24"/>
                <w:highlight w:val="yellow"/>
              </w:rPr>
            </w:rPrChange>
          </w:rPr>
          <w:delText>A)</w:delText>
        </w:r>
        <w:r w:rsidR="00D64F89" w:rsidRPr="00EF4E5F" w:rsidDel="00190E27">
          <w:rPr>
            <w:rFonts w:ascii="Times New Roman" w:hAnsi="Times New Roman" w:cs="Times New Roman"/>
            <w:sz w:val="24"/>
            <w:szCs w:val="24"/>
            <w:rPrChange w:id="363" w:author="Wesner, Jeff S [2]" w:date="2022-08-16T13:42:00Z">
              <w:rPr>
                <w:rFonts w:ascii="Times New Roman" w:hAnsi="Times New Roman" w:cs="Times New Roman"/>
                <w:sz w:val="24"/>
                <w:szCs w:val="24"/>
                <w:highlight w:val="yellow"/>
              </w:rPr>
            </w:rPrChange>
          </w:rPr>
          <w:delText xml:space="preserve">. </w:delText>
        </w:r>
        <w:r w:rsidR="00CE71DB" w:rsidRPr="00EF4E5F" w:rsidDel="00190E27">
          <w:rPr>
            <w:rFonts w:ascii="Times New Roman" w:hAnsi="Times New Roman" w:cs="Times New Roman"/>
            <w:sz w:val="24"/>
            <w:szCs w:val="24"/>
            <w:rPrChange w:id="364" w:author="Wesner, Jeff S [2]" w:date="2022-08-16T13:42:00Z">
              <w:rPr>
                <w:rFonts w:ascii="Times New Roman" w:hAnsi="Times New Roman" w:cs="Times New Roman"/>
                <w:sz w:val="24"/>
                <w:szCs w:val="24"/>
                <w:highlight w:val="yellow"/>
              </w:rPr>
            </w:rPrChange>
          </w:rPr>
          <w:delText xml:space="preserve">As indicated by the standard deviations (Fig. </w:delText>
        </w:r>
        <w:r w:rsidR="00D64F89" w:rsidRPr="00EF4E5F" w:rsidDel="00190E27">
          <w:rPr>
            <w:rFonts w:ascii="Times New Roman" w:hAnsi="Times New Roman" w:cs="Times New Roman"/>
            <w:sz w:val="24"/>
            <w:szCs w:val="24"/>
            <w:rPrChange w:id="365" w:author="Wesner, Jeff S [2]" w:date="2022-08-16T13:42:00Z">
              <w:rPr>
                <w:rFonts w:ascii="Times New Roman" w:hAnsi="Times New Roman" w:cs="Times New Roman"/>
                <w:sz w:val="24"/>
                <w:szCs w:val="24"/>
                <w:highlight w:val="yellow"/>
              </w:rPr>
            </w:rPrChange>
          </w:rPr>
          <w:delText>6</w:delText>
        </w:r>
        <w:r w:rsidR="00CE71DB" w:rsidRPr="00EF4E5F" w:rsidDel="00190E27">
          <w:rPr>
            <w:rFonts w:ascii="Times New Roman" w:hAnsi="Times New Roman" w:cs="Times New Roman"/>
            <w:sz w:val="24"/>
            <w:szCs w:val="24"/>
            <w:rPrChange w:id="366" w:author="Wesner, Jeff S [2]" w:date="2022-08-16T13:42:00Z">
              <w:rPr>
                <w:rFonts w:ascii="Times New Roman" w:hAnsi="Times New Roman" w:cs="Times New Roman"/>
                <w:sz w:val="24"/>
                <w:szCs w:val="24"/>
                <w:highlight w:val="yellow"/>
              </w:rPr>
            </w:rPrChange>
          </w:rPr>
          <w:delText>B), functional feeding group contributes the most variation, followed by stream site</w:delText>
        </w:r>
        <w:r w:rsidR="00D64F89" w:rsidRPr="00EF4E5F" w:rsidDel="00190E27">
          <w:rPr>
            <w:rFonts w:ascii="Times New Roman" w:hAnsi="Times New Roman" w:cs="Times New Roman"/>
            <w:sz w:val="24"/>
            <w:szCs w:val="24"/>
            <w:rPrChange w:id="367" w:author="Wesner, Jeff S [2]" w:date="2022-08-16T13:42:00Z">
              <w:rPr>
                <w:rFonts w:ascii="Times New Roman" w:hAnsi="Times New Roman" w:cs="Times New Roman"/>
                <w:sz w:val="24"/>
                <w:szCs w:val="24"/>
                <w:highlight w:val="yellow"/>
              </w:rPr>
            </w:rPrChange>
          </w:rPr>
          <w:delText xml:space="preserve">, macroinvertebrate family, and genus. </w:delText>
        </w:r>
        <w:r w:rsidR="00CE71DB" w:rsidRPr="00EF4E5F" w:rsidDel="00190E27">
          <w:rPr>
            <w:rFonts w:ascii="Times New Roman" w:hAnsi="Times New Roman" w:cs="Times New Roman"/>
            <w:sz w:val="24"/>
            <w:szCs w:val="24"/>
            <w:rPrChange w:id="368" w:author="Wesner, Jeff S [2]" w:date="2022-08-16T13:42:00Z">
              <w:rPr>
                <w:rFonts w:ascii="Times New Roman" w:hAnsi="Times New Roman" w:cs="Times New Roman"/>
                <w:sz w:val="24"/>
                <w:szCs w:val="24"/>
                <w:highlight w:val="yellow"/>
              </w:rPr>
            </w:rPrChange>
          </w:rPr>
          <w:delText>This indicates that future studies could focus more intensely on sampling more replicates of functional feeding groups compared to more streams or insect orders. However, the overlap in distributions indicates that no single variable is clearly contributing the majority of variation (Fig.</w:delText>
        </w:r>
        <w:r w:rsidR="00D64F89" w:rsidRPr="00EF4E5F" w:rsidDel="00190E27">
          <w:rPr>
            <w:rFonts w:ascii="Times New Roman" w:hAnsi="Times New Roman" w:cs="Times New Roman"/>
            <w:sz w:val="24"/>
            <w:szCs w:val="24"/>
            <w:rPrChange w:id="369" w:author="Wesner, Jeff S [2]" w:date="2022-08-16T13:42:00Z">
              <w:rPr>
                <w:rFonts w:ascii="Times New Roman" w:hAnsi="Times New Roman" w:cs="Times New Roman"/>
                <w:sz w:val="24"/>
                <w:szCs w:val="24"/>
                <w:highlight w:val="yellow"/>
              </w:rPr>
            </w:rPrChange>
          </w:rPr>
          <w:delText>6</w:delText>
        </w:r>
        <w:r w:rsidR="00CE71DB" w:rsidRPr="00EF4E5F" w:rsidDel="00190E27">
          <w:rPr>
            <w:rFonts w:ascii="Times New Roman" w:hAnsi="Times New Roman" w:cs="Times New Roman"/>
            <w:sz w:val="24"/>
            <w:szCs w:val="24"/>
            <w:rPrChange w:id="370" w:author="Wesner, Jeff S [2]" w:date="2022-08-16T13:42:00Z">
              <w:rPr>
                <w:rFonts w:ascii="Times New Roman" w:hAnsi="Times New Roman" w:cs="Times New Roman"/>
                <w:sz w:val="24"/>
                <w:szCs w:val="24"/>
                <w:highlight w:val="yellow"/>
              </w:rPr>
            </w:rPrChange>
          </w:rPr>
          <w:delText>B).</w:delText>
        </w:r>
        <w:r w:rsidR="00CE71DB" w:rsidRPr="00FD021E" w:rsidDel="00190E27">
          <w:rPr>
            <w:rFonts w:ascii="Times New Roman" w:hAnsi="Times New Roman" w:cs="Times New Roman"/>
            <w:sz w:val="24"/>
            <w:szCs w:val="24"/>
          </w:rPr>
          <w:delText xml:space="preserve">  </w:delText>
        </w:r>
      </w:del>
    </w:p>
    <w:p w14:paraId="35FA2603" w14:textId="77777777" w:rsidR="00190E27" w:rsidRPr="00CE71DB" w:rsidRDefault="00190E27" w:rsidP="00CE71DB">
      <w:pPr>
        <w:tabs>
          <w:tab w:val="left" w:pos="7359"/>
        </w:tabs>
        <w:spacing w:line="480" w:lineRule="auto"/>
        <w:ind w:firstLine="720"/>
        <w:outlineLvl w:val="0"/>
        <w:rPr>
          <w:rFonts w:ascii="Times New Roman" w:hAnsi="Times New Roman" w:cs="Times New Roman"/>
          <w:sz w:val="24"/>
          <w:szCs w:val="24"/>
        </w:rPr>
      </w:pPr>
    </w:p>
    <w:bookmarkEnd w:id="281"/>
    <w:p w14:paraId="6AF41344" w14:textId="29C3C951" w:rsidR="00DE2C40" w:rsidRPr="001C4EC5" w:rsidRDefault="001C4EC5" w:rsidP="00BA53B6">
      <w:pPr>
        <w:spacing w:line="480" w:lineRule="auto"/>
        <w:rPr>
          <w:rFonts w:ascii="Times New Roman" w:hAnsi="Times New Roman" w:cs="Times New Roman"/>
          <w:b/>
          <w:bCs/>
          <w:sz w:val="24"/>
          <w:szCs w:val="24"/>
        </w:rPr>
      </w:pPr>
      <w:r w:rsidRPr="001C4EC5">
        <w:rPr>
          <w:rFonts w:ascii="Times New Roman" w:hAnsi="Times New Roman" w:cs="Times New Roman"/>
          <w:b/>
          <w:bCs/>
          <w:sz w:val="24"/>
          <w:szCs w:val="24"/>
        </w:rPr>
        <w:t>Discussions</w:t>
      </w:r>
    </w:p>
    <w:p w14:paraId="0F749470" w14:textId="41E44596" w:rsidR="00FC51DD" w:rsidRDefault="00D96423" w:rsidP="00FC51DD">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nature and dynamics of insect-gut microbial associations are well established and understood for terrestrial insects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{"citationItems":[{"id":"ITEM-1","itemData":{"DOI":"10.1146/annurev-ento-010814-020822","ISSN":"0066-4170","abstract":"All insects are colonized by microorganisms on the insect exoskeleton, in the gut and hemocoel, and within insect cells. The insect microbiota is generally different from microorganisms in the external environment, including ingested food. Specifically, certain microbial taxa are favored by the conditions and resources in the insect habitat, by their tolerance of insect immunity, and by specific mechanisms for their transmission. The resident microorganisms can promote insect fitness by contributing to nutrition, especially by providing essential amino acids, B vitamins, and, for fungal partners, sterols. Some microorganisms protect their insect hosts against pathogens, parasitoids, and other parasites by synthesizing specific toxins or modifying the insect immune system. Priorities for future research include elucidation of microbial contributions to detoxification, especially of plant allelochemicals in phytophagous insects, and resistance to pathogens; as well as their role in among-insect communication; and the potential value of manipulation of the microbiota to control insect pests. ","author":[{"dropping-particle":"","family":"Douglas","given":"Angela E","non-dropping-particle":"","parse-names":false,"suffix":""}],"container-title":"Annual review of entomology","id":"ITEM-1","issued":{"date-parts":[["2015","1","7"]]},"page":"17-34","title":"Multiorganismal Insects: Diversity and Function of Resident Microorganisms","type":"article-journal","volume":"60"},"uris":["http://www.mendeley.com/documents/?uuid=98a94da2-e60e-45d0-bf45-8d76e083ec10"]},{"id":"ITEM-2","itemData":{"DOI":"10.1128/AEM.01226-14","ISBN":"0099-2240","ISSN":"10985336","PMID":"24928884","abstract":"Insects are the most abundant animals on Earth, and the microbiota within their guts play important roles by engaging in beneficial and pathological interactions with these hosts. In this study, we comprehensively characterized insect-associated gut bacteria of 305 individuals belonging to 218 species in 21 taxonomic orders, using 454 pyrosequencing of 16S rRNA genes. In total, 174,374 sequence reads were obtained, identifying 9,301 bacterial operational taxonomic units (OTUs) at the 3% distance level from all samples, with an average of 84.3 (± 97.7) OTUs per sample. The insect gut microbiota were dominated by Proteobacteria (62.1% of the total reads, including 14.1% Wolbachia sequences) and Firmicutes (20.7%). Significant differences were found in the relative abundances of anaerobes in insects and were classified according to the criteria of host environmental habitat, diet, developmental stage, and phylogeny. Gut bacterial diversity was significantly higher in omnivorous insects than in stenophagous (carnivorous and herbivorous) insects. This insect-order-spanning investigation of the gut microbiota provides insights into the relationships between insects and their gut bacterial communities.","author":[{"dropping-particle":"","family":"Yun","given":"Ji Hyun","non-dropping-particle":"","parse-names":false,"suffix":""},{"dropping-particle":"","family":"Roh","given":"Seong Woon","non-dropping-particle":"","parse-names":false,"suffix":""},{"dropping-particle":"","family":"Whon","given":"Tae Woong","non-dropping-particle":"","parse-names":false,"suffix":""},{"dropping-particle":"","family":"Jung","given":"Mi Ja","non-dropping-particle":"","parse-names":false,"suffix":""},{"dropping-particle":"","family":"Kim","given":"Min Soo","non-dropping-particle":"","parse-names":false,"suffix":""},{"dropping-particle":"","family":"Park","given":"Doo Sang","non-dropping-particle":"","parse-names":false,"suffix":""},{"dropping-particle":"","family":"Yoon","given":"Changmann","non-dropping-particle":"","parse-names":false,"suffix":""},{"dropping-particle":"Do","family":"Nam","given":"Young","non-dropping-particle":"","parse-names":false,"suffix":""},{"dropping-particle":"","family":"Kim","given":"Yun Ji","non-dropping-particle":"","parse-names":false,"suffix":""},{"dropping-particle":"","family":"Choi","given":"Jung Hye","non-dropping-particle":"","parse-names":false,"suffix":""},{"dropping-particle":"","family":"Kim","given":"Joon Yong","non-dropping-particle":"","parse-names":false,"suffix":""},{"dropping-particle":"","family":"Shin","given":"Na Ri","non-dropping-particle":"","parse-names":false,"suffix":""},{"dropping-particle":"","family":"Kim","given":"Sung Hee","non-dropping-particle":"","parse-names":false,"suffix":""},{"dropping-particle":"","family":"Lee","given":"Won Jae","non-dropping-particle":"","parse-names":false,"suffix":""},{"dropping-particle":"","family":"Bae","given":"Jin Woo","non-dropping-particle":"","parse-names":false,"suffix":""}],"container-title":"Applied and Environmental Microbiology","id":"ITEM-2","issue":"17","issued":{"date-parts":[["2014"]]},"page":"5254-5264","title":"Insect gut bacterial diversity determined by environmental habitat, diet, developmental stage, and phylogeny of host","type":"article-journal","volume":"80"},"uris":["http://www.mendeley.com/documents/?uuid=9bfb03d0-df87-40bd-8245-6f50342af723"]},{"id":"ITEM-3","itemData":{"DOI":"10.1146/annurev.ento.49.061802.123416","ISSN":"0066-4170","author":[{"dropping-particle":"","family":"Dillon","given":"R J","non-dropping-particle":"","parse-names":false,"suffix":""},{"dropping-particle":"","family":"Dillon","given":"V M","non-dropping-particle":"","parse-names":false,"suffix":""}],"container-title":"Annual Review of Entomology","id":"ITEM-3","issue":"1","issued":{"date-parts":[["2004"]]},"page":"71-92","publisher":"Annual Reviews","title":"THE Gut Bacteria of Insects : Nonpathogenic Interactions","type":"article-journal","volume":"49"},"uris":["http://www.mendeley.com/documents/?uuid=f68e6ce5-38da-4b52-89e9-881f560f707c"]}],"mendeley":{"formattedCitation":"(Dillon and Dillon, 2004; Yun et al., 2014; Douglas, 2015)","plainTextFormattedCitation":"(Dillon and Dillon, 2004; Yun et al., 2014; Douglas, 2015)","previouslyFormattedCitation":"(Dillon and Dillon, 2004; Yun et al., 2014; Douglas, 2015)"},"properties":{"noteIndex":0},"schema":"https://github.com/citation-style-language/schema/raw/master/csl-citation.json"}</w:instrText>
      </w:r>
      <w:r>
        <w:rPr>
          <w:rFonts w:ascii="Times New Roman" w:hAnsi="Times New Roman" w:cs="Times New Roman"/>
          <w:sz w:val="24"/>
          <w:szCs w:val="24"/>
        </w:rPr>
        <w:fldChar w:fldCharType="separate"/>
      </w:r>
      <w:r w:rsidRPr="00545AFC">
        <w:rPr>
          <w:rFonts w:ascii="Times New Roman" w:hAnsi="Times New Roman" w:cs="Times New Roman"/>
          <w:noProof/>
          <w:sz w:val="24"/>
          <w:szCs w:val="24"/>
        </w:rPr>
        <w:t>(Dillon and Dillon, 2004; Yun et al., 2014; Douglas, 2015)</w:t>
      </w:r>
      <w:r>
        <w:rPr>
          <w:rFonts w:ascii="Times New Roman" w:hAnsi="Times New Roman" w:cs="Times New Roman"/>
          <w:sz w:val="24"/>
          <w:szCs w:val="24"/>
        </w:rPr>
        <w:fldChar w:fldCharType="end"/>
      </w:r>
      <w:r>
        <w:rPr>
          <w:rFonts w:ascii="Times New Roman" w:hAnsi="Times New Roman" w:cs="Times New Roman"/>
          <w:sz w:val="24"/>
          <w:szCs w:val="24"/>
        </w:rPr>
        <w:t>. Furthermore, there is a consensus on the impacts of diet, developmental stage, and environment on gut microbiomes of terrestrial insects. Notably, the importance of diet and internal digestive tract conditions, such as pH and dissolved oxygen content of the gut, in shaping</w:t>
      </w:r>
      <w:r w:rsidRPr="006A3A53">
        <w:rPr>
          <w:rFonts w:ascii="Times New Roman" w:hAnsi="Times New Roman" w:cs="Times New Roman"/>
          <w:sz w:val="24"/>
          <w:szCs w:val="24"/>
        </w:rPr>
        <w:t xml:space="preserve"> </w:t>
      </w:r>
      <w:r>
        <w:rPr>
          <w:rFonts w:ascii="Times New Roman" w:hAnsi="Times New Roman" w:cs="Times New Roman"/>
          <w:sz w:val="24"/>
          <w:szCs w:val="24"/>
        </w:rPr>
        <w:t>both the composition and ultimately function of associated gut microbial assemblages in terrestrial insects is evident from the variety of such studies in the last two decades</w:t>
      </w:r>
      <w:r w:rsidRPr="006A3A53">
        <w:rPr>
          <w:rFonts w:ascii="Times New Roman" w:hAnsi="Times New Roman" w:cs="Times New Roman"/>
          <w:sz w:val="24"/>
          <w:szCs w:val="24"/>
        </w:rPr>
        <w:t>. Th</w:t>
      </w:r>
      <w:r>
        <w:rPr>
          <w:rFonts w:ascii="Times New Roman" w:hAnsi="Times New Roman" w:cs="Times New Roman"/>
          <w:sz w:val="24"/>
          <w:szCs w:val="24"/>
        </w:rPr>
        <w:t xml:space="preserve">is is evidenced in </w:t>
      </w:r>
      <w:r w:rsidR="00952D24">
        <w:rPr>
          <w:rFonts w:ascii="Times New Roman" w:hAnsi="Times New Roman" w:cs="Times New Roman"/>
          <w:sz w:val="24"/>
          <w:szCs w:val="24"/>
        </w:rPr>
        <w:t xml:space="preserve">diverse </w:t>
      </w:r>
      <w:r>
        <w:rPr>
          <w:rFonts w:ascii="Times New Roman" w:hAnsi="Times New Roman" w:cs="Times New Roman"/>
          <w:sz w:val="24"/>
          <w:szCs w:val="24"/>
        </w:rPr>
        <w:t xml:space="preserve">insects, </w:t>
      </w:r>
      <w:r w:rsidRPr="006A3A53">
        <w:rPr>
          <w:rFonts w:ascii="Times New Roman" w:hAnsi="Times New Roman" w:cs="Times New Roman"/>
          <w:sz w:val="24"/>
          <w:szCs w:val="24"/>
        </w:rPr>
        <w:t>such</w:t>
      </w:r>
      <w:r>
        <w:rPr>
          <w:rFonts w:ascii="Times New Roman" w:hAnsi="Times New Roman" w:cs="Times New Roman"/>
          <w:sz w:val="24"/>
          <w:szCs w:val="24"/>
        </w:rPr>
        <w:t xml:space="preserve"> as</w:t>
      </w:r>
      <w:r w:rsidRPr="006A3A53">
        <w:rPr>
          <w:rFonts w:ascii="Times New Roman" w:hAnsi="Times New Roman" w:cs="Times New Roman"/>
          <w:sz w:val="24"/>
          <w:szCs w:val="24"/>
        </w:rPr>
        <w:t xml:space="preserve"> wood-, soil-, and humus-feeding termites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{"citationItems":[{"id":"ITEM-1","itemData":{"DOI":"10.1186/s40168-015-0118-1","ISSN":"2049-2618","abstract":"BACKGROUND: Termites are important contributors to carbon and nitrogen cycling in tropical ecosystems. Higher termites digest lignocellulose in various stages of humification with the help of an entirely prokaryotic microbiota housed in their compartmented intestinal tract. Previous studies revealed fundamental differences in community structure between compartments, but the functional roles of individual lineages in symbiotic digestion are mostly unknown. RESULTS: Here, we conducted a highly resolved analysis of the gut microbiota in six species of higher termites that feed on plant material at different levels of humification. Combining amplicon sequencing and metagenomics, we assessed similarities in community structure and functional potential between the major hindgut compartments (P1, P3, and P4). Cluster analysis of the relative abundances of orthologous gene clusters (COGs) revealed high similarities among wood- and litter-feeding termites and strong differences to humivorous species. However, abundance estimates of bacterial phyla based on 16S rRNA genes greatly differed from those based on protein-coding genes. CONCLUSION: Community structure and functional potential of the microbiota in individual gut compartments are clearly driven by the digestive strategy of the host. The metagenomics libraries obtained in this study provide the basis for future studies that elucidate the fundamental differences in the symbiont-mediated breakdown of lignocellulose and humus by termites of different feeding groups. The high proportion of uncultured bacterial lineages in all samples calls for a reference-independent approach for the correct taxonomic assignment of protein-coding genes. ELECTRONIC SUPPLEMENTARY MATERIAL: The online version of this article (doi:10.1186/s40168-015-0118-1) contains supplementary material, which is available to authorized users. ","author":[{"dropping-particle":"","family":"Rossmassler","given":"Karen","non-dropping-particle":"","parse-names":false,"suffix":""},{"dropping-particle":"","family":"Dietrich","given":"Carsten","non-dropping-particle":"","parse-names":false,"suffix":""},{"dropping-particle":"","family":"Thompson","given":"Claire","non-dropping-particle":"","parse-names":false,"suffix":""},{"dropping-particle":"","family":"Mikaelyan","given":"Aram","non-dropping-particle":"","parse-names":false,"suffix":""},{"dropping-particle":"","family":"Nonoh","given":"James O","non-dropping-particle":"","parse-names":false,"suffix":""},{"dropping-particle":"","family":"Scheffrahn","given":"Rudolf H","non-dropping-particle":"","parse-names":false,"suffix":""},{"dropping-particle":"","family":"Sillam-Dussès","given":"David","non-dropping-particle":"","parse-names":false,"suffix":""},{"dropping-particle":"","family":"Brune","given":"Andreas","non-dropping-particle":"","parse-names":false,"suffix":""}],"container-title":"Microbiome","id":"ITEM-1","issued":{"date-parts":[["2015","11","26"]]},"page":"56","publisher":"BioMed Central","publisher-place":"London","title":"Metagenomic analysis of the microbiota in the highly compartmented hindguts of six wood- or soil-feeding higher termites","type":"article-journal","volume":"3"},"uris":["http://www.mendeley.com/documents/?uuid=a159d15e-85ce-49b1-83b9-767eb254ce66"]},{"id":"ITEM-2","itemData":{"DOI":"10.1111/imb.12011","ISBN":"1365-2583 (Electronic)\\r0962-1075 (Linking)","ISSN":"09621075","PMID":"23294456","abstract":"Termites are highly eusocial insects that thrive on recalcitrant materials like wood and soil and thus play important roles in global carbon recycling and also in damaging wooden structures. Termites, such as Reticulitermes flavipes (Rhinotermitidae), owe their success to their ability to extract nutrients from lignocellulose (a major component of wood) with the help of gut-dwelling symbionts. With the aim to gain new insights into this enzymatic process we provided R. flavipes with a complex lignocellulose (wood) or pure cellulose (paper) diet and followed the resulting differential gene expression on a custom oligonucleotide-microarray platform. We identified a set of expressed sequence tags (ESTs) with differential abundance between the two diet treatments and demonstrated the source (host/symbiont) of these genes, providing novel information on termite nutritional symbiosis. Our results reveal: (1) the majority of responsive wood- and paper-abundant ESTs are from host and symbionts, respectively; (2) distinct pathways are associated with lignocellulose and cellulose feeding in both host and symbionts; and (3) sets of diet-responsive ESTs encode putative digestive and wood-related detoxification enzymes. Thus, this study illuminates the dynamics of termite nutritional symbiosis and reveals a pool of genes as potential targets for termite control and functional studies of termite-symbiont interactions.","author":[{"dropping-particle":"","family":"Raychoudhury","given":"R.","non-dropping-particle":"","parse-names":false,"suffix":""},{"dropping-particle":"","family":"Sen","given":"R.","non-dropping-particle":"","parse-names":false,"suffix":""},{"dropping-particle":"","family":"Cai","given":"Y.","non-dropping-particle":"","parse-names":false,"suffix":""},{"dropping-particle":"","family":"Sun","given":"Y.","non-dropping-particle":"","parse-names":false,"suffix":""},{"dropping-particle":"","family":"Lietze","given":"V. U.","non-dropping-particle":"","parse-names":false,"suffix":""},{"dropping-particle":"","family":"Boucias","given":"D. G.","non-dropping-particle":"","parse-names":false,"suffix":""},{"dropping-particle":"","family":"Scharf","given":"M. E.","non-dropping-particle":"","parse-names":false,"suffix":""}],"container-title":"Insect Molecular Biology","id":"ITEM-2","issue":"2","issued":{"date-parts":[["2013"]]},"page":"155-171","title":"Comparative metatranscriptomic signatures of wood and paper feeding in the gut of the termite Reticulitermes flavipes (Isoptera: Rhinotermitidae)","type":"article-journal","volume":"22"},"uris":["http://www.mendeley.com/documents/?uuid=78f8c0f5-5b3f-4dbc-af53-bf40d07d838e"]},{"id":"ITEM-3","itemData":{"DOI":"10.7717/peerj.1218","ISSN":"2167-8359","abstract":"© 2015 Ayayee et al.Gut-associated microbes of insects are postulated to provide a variety of nutritional functions including provisioning essential amino acids (EAAs). Demonstrations of EAA provisioning in insect-gut microbial systems, nonetheless, are scant. In this study, we investigated whether the eastern subterranean termite Reticulitermes flavipes sourced EAAs fromits gut-associated microbiota. δ13CEAA data fromtermite carcass, termite gut filtrate and dietary (wood) samples were determined following 13C stable isotope analysis. Termite carcass samples (-27.0 ± 0.4h, mean ± s.e.) were significantly different from termite gut filtrate samples (-27.53 ± 0.5h), but not the wood diet (-26.0 ± 0.5h) (F(2,64) = 6, P 13CEAA-offsets between termite samples and diet suggested possible non-dietary EAA input. Predictive modeling identified gut-associated bacteria and fungi, respectively as potential major and minor sources of EAAs in both termite carcass and gut filtrate samples, based on δ13CEAA data of four and three EAAs fromrepresentative bacteria, fungi and plant data. The wood diet, however, was classified as fungal rather than plant in origin by the model. This is attributed to fungal infestation of the wood diet in the termite colony. This lowers the confidence with which gut microbes (bacteria and fungi) can be attributed with being the source of EAA input to the termite host. Despite this limitation, this study provides tentative data in support of hypothesized EAA provisioning by gut microbes, and also a baseline/framework upon which further work can be carried out to definitively verify this function.","author":[{"dropping-particle":"","family":"Ayayee","given":"P.A. Paul A","non-dropping-particle":"","parse-names":false,"suffix":""},{"dropping-particle":"","family":"Jones","given":"S.C. Susan C","non-dropping-particle":"","parse-names":false,"suffix":""},{"dropping-particle":"","family":"Sabree","given":"Zakee L Z.L.","non-dropping-particle":"","parse-names":false,"suffix":""}],"container-title":"PeerJ","id":"ITEM-3","issue":"8","issued":{"date-parts":[["2015"]]},"page":"e1218","publisher":"PeerJ","title":"Can13C stable isotope analysis uncover essential amino acid provisioning by termite-associated gut microbes?","type":"article-journal","volume":"3"},"uris":["http://www.mendeley.com/documents/?uuid=4fc59eca-3188-47ce-ad52-08d53e2fc879"]}],"mendeley":{"formattedCitation":"(Raychoudhury et al., 2013; Ayayee et al., 2015; Rossmassler et al., 2015)","plainTextFormattedCitation":"(Raychoudhury et al., 2013; Ayayee et al., 2015; Rossmassler et al., 2015)","previouslyFormattedCitation":"(Raychoudhury et al., 2013; Ayayee et al., 2015; Rossmassler et al., 2015)"},"properties":{"noteIndex":0},"schema":"https://github.com/citation-style-language/schema/raw/master/csl-citation.json"}</w:instrText>
      </w:r>
      <w:r>
        <w:rPr>
          <w:rFonts w:ascii="Times New Roman" w:hAnsi="Times New Roman" w:cs="Times New Roman"/>
          <w:sz w:val="24"/>
          <w:szCs w:val="24"/>
        </w:rPr>
        <w:fldChar w:fldCharType="separate"/>
      </w:r>
      <w:r w:rsidRPr="000C7004">
        <w:rPr>
          <w:rFonts w:ascii="Times New Roman" w:hAnsi="Times New Roman" w:cs="Times New Roman"/>
          <w:noProof/>
          <w:sz w:val="24"/>
          <w:szCs w:val="24"/>
        </w:rPr>
        <w:t>(Raychoudhury et al., 2013; Ayayee et al., 2015; Rossmassler et al., 2015)</w:t>
      </w:r>
      <w:r>
        <w:rPr>
          <w:rFonts w:ascii="Times New Roman" w:hAnsi="Times New Roman" w:cs="Times New Roman"/>
          <w:sz w:val="24"/>
          <w:szCs w:val="24"/>
        </w:rPr>
        <w:fldChar w:fldCharType="end"/>
      </w:r>
      <w:r>
        <w:rPr>
          <w:rFonts w:ascii="Times New Roman" w:hAnsi="Times New Roman" w:cs="Times New Roman"/>
          <w:sz w:val="24"/>
          <w:szCs w:val="24"/>
        </w:rPr>
        <w:t>,</w:t>
      </w:r>
      <w:r w:rsidRPr="006A3A53">
        <w:rPr>
          <w:rFonts w:ascii="Times New Roman" w:hAnsi="Times New Roman" w:cs="Times New Roman"/>
          <w:sz w:val="24"/>
          <w:szCs w:val="24"/>
        </w:rPr>
        <w:t xml:space="preserve"> wood-feeding and fungus-feeding termites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{"citationItems":[{"id":"ITEM-1","itemData":{"DOI":"10.1093/jisesa/iew081","ISSN":"15362442","abstract":"Aiming at learning the association between the gut microbiota and termites with different diet habits and phylo-genetic positions, the gut bacteria of three populations for each of the two higher termites (wood-feeding Mironasutitermes shangchengensis and fungus-feeding Odontotermes formosanus) and two wood-feeding lower termites (Tsaitermes ampliceps and Reticulitermes flaviceps) were analyzed by high-throughput 454 pyrosequencing of 16S V1–V3 amplicons. As results, 132 bacterial genera and some unidentified operational taxonomic units within 29 phyla in the gut bacteria were detected, with Spirochaetes (11–55%), Firmicutes (7–18%), Bacteroidetes (7–31%), and Proteobacteria (8–14%) as the main phyla, and Treponema, TG5, Dysgonomonas, Tannerella, za29, Lactococcus, Pseudomonas, and SJA-88 as the common genera in all the four termites. The diversity of gut bacterial communities in the higher termite guts was significantly greater than that in the lower termites; while the gut microbiota in M. shangchengensis (wood-feeding higher termite) was more similar to those of the wood-feeding lower termites rather than that of O. formosanus (fungus-feeding higher termite), and phylum Spirochaetes and nitrogen-fixing bacteria were super-dominant in the wood-feeding termites, despite of their phylogenetic relations. This study reported for the first time the gut bac-terial communities for the termites of M. shangchengensis and T. ampliceps and the comparative analyses showed that the gut microbial communities varied according to the phylogeny and the diet habits of termites.","author":[{"dropping-particle":"","family":"Su","given":"Li Juan","non-dropping-particle":"","parse-names":false,"suffix":""},{"dropping-particle":"Le","family":"Yang","given":"Le","non-dropping-particle":"","parse-names":false,"suffix":""},{"dropping-particle":"","family":"Huang","given":"Shi","non-dropping-particle":"","parse-names":false,"suffix":""},{"dropping-particle":"","family":"Su","given":"Xiao Quan","non-dropping-particle":"","parse-names":false,"suffix":""},{"dropping-particle":"","family":"Li","given":"Yan","non-dropping-particle":"","parse-names":false,"suffix":""},{"dropping-particle":"","family":"Wang","given":"Feng Qin","non-dropping-particle":"","parse-names":false,"suffix":""},{"dropping-particle":"","family":"Wang","given":"En Tao","non-dropping-particle":"","parse-names":false,"suffix":""},{"dropping-particle":"","family":"Kang","given":"Ning","non-dropping-particle":"","parse-names":false,"suffix":""},{"dropping-particle":"","family":"Xu","given":"Jian","non-dropping-particle":"","parse-names":false,"suffix":""},{"dropping-particle":"","family":"Song","given":"An Dong","non-dropping-particle":"","parse-names":false,"suffix":""}],"container-title":"Journal of Insect Science","id":"ITEM-1","issue":"1","issued":{"date-parts":[["2016","8","25"]]},"page":"97","publisher":"Oxford University Press","title":"Comparative gut microbiomes of four species representing the higher and the lower termites","type":"article-journal","volume":"16"},"uris":["http://www.mendeley.com/documents/?uuid=5fc2ce0c-f0bb-4fb8-a52c-95d3adcd3ea0"]}],"mendeley":{"formattedCitation":"(Su et al., 2016)","plainTextFormattedCitation":"(Su et al., 2016)","previouslyFormattedCitation":"(Su et al., 2016)"},"properties":{"noteIndex":0},"schema":"https://github.com/citation-style-language/schema/raw/master/csl-citation.json"}</w:instrText>
      </w:r>
      <w:r>
        <w:rPr>
          <w:rFonts w:ascii="Times New Roman" w:hAnsi="Times New Roman" w:cs="Times New Roman"/>
          <w:sz w:val="24"/>
          <w:szCs w:val="24"/>
        </w:rPr>
        <w:fldChar w:fldCharType="separate"/>
      </w:r>
      <w:r w:rsidRPr="005D25A4">
        <w:rPr>
          <w:rFonts w:ascii="Times New Roman" w:hAnsi="Times New Roman" w:cs="Times New Roman"/>
          <w:noProof/>
          <w:sz w:val="24"/>
          <w:szCs w:val="24"/>
        </w:rPr>
        <w:t>(Su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cockroaches fed </w:t>
      </w:r>
      <w:r w:rsidRPr="006A3A53">
        <w:rPr>
          <w:rFonts w:ascii="Times New Roman" w:hAnsi="Times New Roman" w:cs="Times New Roman"/>
          <w:sz w:val="24"/>
          <w:szCs w:val="24"/>
        </w:rPr>
        <w:t>high-cellulose diet and low-cellulose diet</w:t>
      </w:r>
      <w:r>
        <w:rPr>
          <w:rFonts w:ascii="Times New Roman" w:hAnsi="Times New Roman" w:cs="Times New Roman"/>
          <w:sz w:val="24"/>
          <w:szCs w:val="24"/>
        </w:rPr>
        <w:t xml:space="preserv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{"citationItems":[{"id":"ITEM-1","itemData":{"DOI":"10.1186/2193-1801-2-609","ISBN":"2193-1801","ISSN":"2193-1801","PMID":"24324923","abstract":"ABSTRACT: Cockroaches are insects that can accommodate diets of different composition, including lignocellulosic materials. Digestion of these compounds is achieved by the insect's own enzymes and also by enzymes produced by gut symbionts. The presence of different and modular bacterial phyla on the cockroach gut tract suggests that this insect could be an interesting model to study the organization of gut bacterial communities associated with the digestion of different lignocellulosic diets. Thus, changes in the diversity of gut associated bacterial communities of insects exposed to such diets could give useful insights on how to improve hemicellulose and cellulose breakdown systems. In this work, through sequence analysis of 16S rRNA clone libraries, we compared the phylogenetic diversity and composition of gut associated bacteria in the cockroach Periplaneta americana collected in the wild-types or kept on two different diets: sugarcane bagasse and crystalline cellulose. These high fiber diets favor the predominance of some bacterial phyla, such as Firmicutes, when compared to wild-types cockroaches. Our data show a high bacterial diversity in P. americana gut, with communities composed mostly by the phyla Bacteroidetes, Firmicutes, Proteobacteria and Synergistetes. Our data show that the composition and diversity of gut bacterial communities could be modulated by diet composition. The increased presence of Firmicutes in sugarcane bagasse and crystalline cellulose-fed animals suggests that these bacteria are strongly involved in lignocellulose digestion in cockroach guts.\\n\\nBACKGROUND: Cockroaches are omnivorous animals that can incorporate in their diets food of different composition, including lignocellulosic materials. Digestion of these compounds is achieved by the insect's own enzymes and also by enzymes produced by gut symbiont. However, the influence of diet with different fiber contents on gut bacterial communities and how this affects the digestion of cockroaches is still unclear. The presence of some bacterial phyla on gut tract suggests that cockroaches could be an interesting model to study the organization of gut bacterial communities during digestion of different lignocellulosic diets. Knowledge about the changes in diversity of gut associated bacterial communities of insects exposed to such diets could give interesting insights on how to improve hemicellulose and cellulose breakdown systems.\\n\\nMETHODOLOGY/PRINCIPAL FINDINGS: We compa…","author":[{"dropping-particle":"","family":"Bertino-Grimaldi","given":"Danielle","non-dropping-particle":"","parse-names":false,"suffix":""},{"dropping-particle":"","family":"Medeiros","given":"Marcelo N","non-dropping-particle":"","parse-names":false,"suffix":""},{"dropping-particle":"","family":"Vieira","given":"Ricardo P","non-dropping-particle":"","parse-names":false,"suffix":""},{"dropping-particle":"","family":"Cardoso","given":"Alexander M","non-dropping-particle":"","parse-names":false,"suffix":""},{"dropping-particle":"","family":"Turque","given":"Aline S","non-dropping-particle":"","parse-names":false,"suffix":""},{"dropping-particle":"","family":"Silveira","given":"Cynthia B","non-dropping-particle":"","parse-names":false,"suffix":""},{"dropping-particle":"","family":"Albano","given":"Rodolpho M","non-dropping-particle":"","parse-names":false,"suffix":""},{"dropping-particle":"","family":"Bressan-Nascimento","given":"Suzete","non-dropping-particle":"","parse-names":false,"suffix":""},{"dropping-particle":"","family":"Garcia","given":"Elói S","non-dropping-particle":"","parse-names":false,"suffix":""},{"dropping-particle":"","family":"Souza","given":"Wanderley","non-dropping-particle":"de","parse-names":false,"suffix":""},{"dropping-particle":"","family":"Martins","given":"Orlando B","non-dropping-particle":"","parse-names":false,"suffix":""},{"dropping-particle":"","family":"Machado","given":"Ednildo A","non-dropping-particle":"","parse-names":false,"suffix":""}],"container-title":"SpringerPlus","id":"ITEM-1","issue":"1","issued":{"date-parts":[["2013"]]},"page":"609","title":"Bacterial community composition shifts in the gut of Periplaneta americana fed on different lignocellulosic materials.","type":"article-journal","volume":"2"},"uris":["http://www.mendeley.com/documents/?uuid=d3a2def0-abfc-4b74-8e9b-4700719b02b7"]},{"id":"ITEM-2","itemData":{"DOI":"10.1093/femsec/fiv022","ISSN":"1574-6941","author":[{"dropping-particle":"","family":"Carrasco","given":"Purificación","non-dropping-particle":"","parse-names":false,"suffix":""},{"dropping-particle":"","family":"Moya","given":"Andrés","non-dropping-particle":"","parse-names":false,"suffix":""},{"dropping-particle":"","family":"Latorre","given":"Amparo","non-dropping-particle":"","parse-names":false,"suffix":""},{"dropping-particle":"","family":"Pérez-Cobas","given":"Ana Elena","non-dropping-particle":"","parse-names":false,"suffix":""},{"dropping-particle":"","family":"Angelova","given":"Alexandra","non-dropping-particle":"","parse-names":false,"suffix":""},{"dropping-particle":"","family":"Maiques","given":"Elisa","non-dropping-particle":"","parse-names":false,"suffix":""},{"dropping-particle":"","family":"Perez-Cobas","given":"A E","non-dropping-particle":"","parse-names":false,"suffix":""},{"dropping-particle":"","family":"Maiques","given":"Elisa","non-dropping-particle":"","parse-names":false,"suffix":""},{"dropping-particle":"","family":"Angelova","given":"Alexandra","non-dropping-particle":"","parse-names":false,"suffix":""},{"dropping-particle":"","family":"Carrasco","given":"Purificación","non-dropping-particle":"","parse-names":false,"suffix":""},{"dropping-particle":"","family":"Moya","given":"Andrés","non-dropping-particle":"","parse-names":false,"suffix":""},{"dropping-particle":"","family":"Latorre","given":"Amparo","non-dropping-particle":"","parse-names":false,"suffix":""}],"container-title":"FEMS Microbiology Ecology","id":"ITEM-2","issue":"4","issued":{"date-parts":[["2015"]]},"page":"fiv022-fiv022","publisher":"Oxford University Press (OUP)","title":"Diet shapes the gut microbiota of the omnivorous cockroach Blattella germanica","type":"article-journal","volume":"91"},"uris":["http://www.mendeley.com/documents/?uuid=a02e5e29-305b-4e48-b92f-5d1a0d33f21e"]},{"id":"ITEM-3","itemData":{"DOI":"10.7717/peerj.2046","ISSN":"2167-8359","PMID":"27231663","abstract":"Insect gut microbes have been shown to provide nutrients such as essential amino acids (EAAs) to their hosts. How this symbiotic nutrient provisioning tracks with the host’s demand is not well understood. In this study, we investigated microbial essential amino acid (EAA) provisioning in omnivorous American cockroaches ( Periplaneta americana) , fed low-quality (LQD) and comparatively higher-quality dog food (DF) diets using carbon stable isotope ratios of EAAs ( δ 13 C EAA ). We assessed non-dietary EAA input, quantified as isotopic offsets (Δ 13 C) between cockroach ( δ 13 C Cockroach EAA ) and dietary ( δ 13 C Dietary EAA ) EAAs, and subsequently determined biosynthetic origins of non-dietary EAAs in cockroaches using 13 C-fingerprinting with dietary and representative bacterial and fungal δ 13 C EAA . Investigation of biosynthetic origins of de novo non-dietary EAAs indicated bacterial origins of EAA in cockroach appendage samples, and a mixture of fungal and bacterial EAA origins in gut filtrate samples for both LQD and DF-fed groups. We attribute the bacteria-derived EAAs in cockroach appendages to provisioning by the fat body residing obligate endosymbiont, Blattabacterium and gut-residing bacteria. The mixed signatures of gut filtrate samples are attributed to the presence of unassimilated dietary, as well as gut microbial (bacterial and fungal) EAAs. This study highlights the potential impacts of dietary quality on symbiotic EAA provisioning and the need for further studies investigating the interplay between host EAA demands, host dietary quality and symbiotic EAA provisioning in response to dietary sufficiency or deficiency.","author":[{"dropping-particle":"","family":"Ayayee","given":"Paul A.","non-dropping-particle":"","parse-names":false,"suffix":""},{"dropping-particle":"","family":"Larsen","given":"Thomas","non-dropping-particle":"","parse-names":false,"suffix":""},{"dropping-particle":"","family":"Sabree","given":"Zakee","non-dropping-particle":"","parse-names":false,"suffix":""}],"container-title":"PeerJ","id":"ITEM-3","issue":"April","issued":{"date-parts":[["2016"]]},"page":"e2046","title":"Symbiotic essential amino acids provisioning in the American cockroach, Periplaneta americana (Linnaeus) under various dietary conditions","type":"article-journal","volume":"4"},"uris":["http://www.mendeley.com/documents/?uuid=cfc4b080-9c0a-3c2d-9d96-7ded3a85a29e"]}],"mendeley":{"formattedCitation":"(Bertino-Grimaldi et al., 2013; Carrasco et al., 2015; Ayayee et al., 2016)","plainTextFormattedCitation":"(Bertino-Grimaldi et al., 2013; Carrasco et al., 2015; Ayayee et al., 2016)","previouslyFormattedCitation":"(Bertino-Grimaldi et al., 2013; Carrasco et al., 2015; Ayayee et al., 2016)"},"properties":{"noteIndex":0},"schema":"https://github.com/citation-style-language/schema/raw/master/csl-citation.json"}</w:instrText>
      </w:r>
      <w:r>
        <w:rPr>
          <w:rFonts w:ascii="Times New Roman" w:hAnsi="Times New Roman" w:cs="Times New Roman"/>
          <w:sz w:val="24"/>
          <w:szCs w:val="24"/>
        </w:rPr>
        <w:fldChar w:fldCharType="separate"/>
      </w:r>
      <w:r w:rsidRPr="000C7004">
        <w:rPr>
          <w:rFonts w:ascii="Times New Roman" w:hAnsi="Times New Roman" w:cs="Times New Roman"/>
          <w:noProof/>
          <w:sz w:val="24"/>
          <w:szCs w:val="24"/>
        </w:rPr>
        <w:t>(Bertino-Grimaldi et al., 2013; Carrasco et al., 2015; Ayayee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dung- and detritivore-feeding beetles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{"citationItems":[{"id":"ITEM-1","itemData":{"abstract":"Micro-organisms inhabiting animal guts benefit from a protected and nutrient-rich environment while assisting the host with digestion and nutrition. In this study we compare, for the first time, the bacterial and fungal gut communities of two species of the small desert dung beetle genus Pachysoma feeding on different diets: the detritivorous P. endroedyi and the dry-dung-feeding P. striatum. Whole-gut microbial communities from 5 individuals of each species were assessed using 454 pyrosequencing of the bacterial 16S rRNA gene and fungal ITS gene regions. The two bacterial communities were significantly different, with only 3.7% of operational taxonomic units shared, and displayed intra-specific variation. The number of bacterial phyla present within the guts of P. endroedyi and P. striatum individuals ranged from 6–11 and 4–7, respectively. Fungal phylotypes could only be detected within the gut of P. striatum. Although the role of host phylogeny in Pachysoma microbiome assembly remains unknown, evidence presented in this study suggests that host diet may be a deterministic factor.","author":[{"dropping-particle":"","family":"Franzini","given":"Philippa Z N","non-dropping-particle":"","parse-names":false,"suffix":""},{"dropping-particle":"","family":"Ramond","given":"Jean-Baptiste","non-dropping-particle":"","parse-names":false,"suffix":""},{"dropping-particle":"","family":"Scholtz","given":"Clarke H","non-dropping-particle":"","parse-names":false,"suffix":""},{"dropping-particle":"","family":"Sole","given":"Catherine L","non-dropping-particle":"","parse-names":false,"suffix":""},{"dropping-particle":"","family":"Ronca","given":"Sandra","non-dropping-particle":"","parse-names":false,"suffix":""},{"dropping-particle":"","family":"Cowan","given":"Don A","non-dropping-particle":"","parse-names":false,"suffix":""}],"container-title":"PLOS ONE","id":"ITEM-1","issue":"8","issued":{"date-parts":[["2016","8","17"]]},"page":"e0161118","publisher":"Public Library of Science","title":"The Gut Microbiomes of Two Pachysoma MacLeay Desert Dung Beetle Species (Coleoptera: Scarabaeidae: Scarabaeinae) Feeding on Different Diets","type":"article-journal","volume":"11"},"uris":["http://www.mendeley.com/documents/?uuid=dee9d73b-dde7-42f2-9189-3010fdf89c5a"]}],"mendeley":{"formattedCitation":"(Franzini et al., 2016)","plainTextFormattedCitation":"(Franzini et al., 2016)","previouslyFormattedCitation":"(Franzini et al., 2016)"},"properties":{"noteIndex":0},"schema":"https://github.com/citation-style-language/schema/raw/master/csl-citation.json"}</w:instrText>
      </w:r>
      <w:r>
        <w:rPr>
          <w:rFonts w:ascii="Times New Roman" w:hAnsi="Times New Roman" w:cs="Times New Roman"/>
          <w:sz w:val="24"/>
          <w:szCs w:val="24"/>
        </w:rPr>
        <w:fldChar w:fldCharType="separate"/>
      </w:r>
      <w:r w:rsidRPr="000C7004">
        <w:rPr>
          <w:rFonts w:ascii="Times New Roman" w:hAnsi="Times New Roman" w:cs="Times New Roman"/>
          <w:noProof/>
          <w:sz w:val="24"/>
          <w:szCs w:val="24"/>
        </w:rPr>
        <w:t>(Franzini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and wood-feeding beetles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{"citationItems":[{"id":"ITEM-1","itemData":{"DOI":"10.1603/en14045","ISBN":"0046-225X","ISSN":"0046-225X","PMID":"24937261","abstract":"Xylophagous insects often thrive on nutritionally suboptimal diets through symbiotic associations with microbes that supplement their nutritional requirements, particularly nitrogen. The wood-feeding cerambycid Anoplophora glabripennis (Motschulsky) feeds on living, healthy host trees and harbors a diverse gut microbial community. We investigated gut microbial contributions to larval nitrogen requirements through nitrogen fixing and recycling (urea hydrolysis) processes, using a combination of molecular, biochemical, and stable isotope approaches. Genes and transcripts of conserved regions of the urease operon (ureC) and nitrogen fixing (nif) regulon (nifH) were detected in A. glabripennis eggs and larvae from naturally infested logs and from larvae reared on artificial diet. Significant nitrogen fixation and recycling were documented in larvae using (15)N2 gas and (15)N-urea, respectively. Subsequent (15)N-routing of incorporated recycled nitrogen into larval essential and nonessential amino acids was shown for (15)N-urea diet-fed larvae. Results from this study show significant gut microbial contributions to this insect's metabolic nitrogen utilization through nitrogenous waste product recycling and nitrogen fixation.","author":[{"dropping-particle":"","family":"Ayayee","given":"Paul","non-dropping-particle":"","parse-names":false,"suffix":""},{"dropping-particle":"","family":"Ferry","given":"James Gregory","non-dropping-particle":"","parse-names":false,"suffix":""},{"dropping-particle":"","family":"Hoover","given":"Kelli","non-dropping-particle":"","parse-names":false,"suffix":""},{"dropping-particle":"","family":"Saunders","given":"Mike","non-dropping-particle":"","parse-names":false,"suffix":""},{"dropping-particle":"","family":"Felton","given":"Gary","non-dropping-particle":"","parse-names":false,"suffix":""},{"dropping-particle":"","family":"Rosa","given":"Cristina","non-dropping-particle":"","parse-names":false,"suffix":""}],"container-title":"Environmental Entomology","id":"ITEM-1","issue":"4","issued":{"date-parts":[["2014"]]},"page":"903-912","title":"Gut Microbes Contribute to Nitrogen Provisioning in a Wood-Feeding Cerambycid","type":"article-journal","volume":"43"},"uris":["http://www.mendeley.com/documents/?uuid=72781212-9ebb-317e-b2a9-f93cbb5e9f58"]},{"id":"ITEM-2","itemData":{"DOI":"10.1038/srep33813","ISSN":"20452322","PMID":"27654346","abstract":"Wood-feeding insects encounter challenging diets containing low protein quantities, recalcitrant carbohydrate sources, and plant defensive compounds. The Asian longhorned beetle (Anoplophora glabripennis) is a wood-feeding insect that attacks and kills a diversity of hardwood tree species. We compared gene expression of midguts collected from larvae feeding in a preferred tree, sugar maple, to those consuming a nutrient-rich artificial diet, to identify genes putatively involved in host plant utilization. Anoplophora glabripennis larvae exhibited differential expression of ~3600 genes in response to different diets. Genes with predicted capacity for plant and microbial carbohydrate usage, detoxification, nutrient recycling, and immune-related genes relevant for facilitating interactions with microbial symbionts were upregulated in wood-feeding larvae compared to larvae feeding in artificial diet. Upregulation of genes involved in protein degradation and synthesis was also observed, suggesting that proteins incur more rapid turnover in insects consuming wood. Additionally, wood-feeding individuals exhibited elevated expression of several mitochondrial cytochrome C oxidase genes, suggesting increased aerobic respiration compared to diet-fed larvae. These results indicate that A. glabripennis modulates digestive and basal gene expression when larvae are feeding in a nutrient-poor, yet suitable host plant compared to a tractable and nutrient-rich diet that is free of plant defensive compounds.","author":[{"dropping-particle":"","family":"Mason","given":"Charles J.","non-dropping-particle":"","parse-names":false,"suffix":""},{"dropping-particle":"","family":"Scully","given":"Erin D.","non-dropping-particle":"","parse-names":false,"suffix":""},{"dropping-particle":"","family":"Geib","given":"Scott M.","non-dropping-particle":"","parse-names":false,"suffix":""},{"dropping-particle":"","family":"Hoover","given":"Kelli","non-dropping-particle":"","parse-names":false,"suffix":""}],"container-title":"Scientific Reports","id":"ITEM-2","issued":{"date-parts":[["2016"]]},"page":"33813","title":"Contrasting diets reveal metabolic plasticity in the tree-killing beetle, Anoplophora glabripennis (Cerambycidae: Lamiinae)","type":"article-journal","volume":"6"},"uris":["http://www.mendeley.com/documents/?uuid=00dfabfa-099f-44c0-8167-1cd658907a20"]}],"mendeley":{"formattedCitation":"(Ayayee et al., 2014; Mason et al., 2016)","plainTextFormattedCitation":"(Ayayee et al., 2014; Mason et al., 2016)","previouslyFormattedCitation":"(Ayayee et al., 2014; Mason et al., 2016)"},"properties":{"noteIndex":0},"schema":"https://github.com/citation-style-language/schema/raw/master/csl-citation.json"}</w:instrText>
      </w:r>
      <w:r>
        <w:rPr>
          <w:rFonts w:ascii="Times New Roman" w:hAnsi="Times New Roman" w:cs="Times New Roman"/>
          <w:sz w:val="24"/>
          <w:szCs w:val="24"/>
        </w:rPr>
        <w:fldChar w:fldCharType="separate"/>
      </w:r>
      <w:r w:rsidRPr="000C7004">
        <w:rPr>
          <w:rFonts w:ascii="Times New Roman" w:hAnsi="Times New Roman" w:cs="Times New Roman"/>
          <w:noProof/>
          <w:sz w:val="24"/>
          <w:szCs w:val="24"/>
        </w:rPr>
        <w:t>(Ayayee et al., 2014; Mason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However, unlike terrestrial insects, where factors like diet, environment, and developmental stage are recognized as essential drivers of gut microbiomes, such consensus is lacking for aquatic insects and their associated gut microbiomes. </w:t>
      </w:r>
      <w:r w:rsidR="00A16E6B">
        <w:rPr>
          <w:rFonts w:ascii="Times New Roman" w:hAnsi="Times New Roman" w:cs="Times New Roman"/>
          <w:sz w:val="24"/>
          <w:szCs w:val="24"/>
        </w:rPr>
        <w:t xml:space="preserve">The gut microbiome of freshwater macroinvertebrates has been noted to </w:t>
      </w:r>
      <w:del w:id="371" w:author="Wesner, Jeff S [2]" w:date="2022-08-16T14:23:00Z">
        <w:r w:rsidR="00A16E6B" w:rsidDel="005D12CB">
          <w:rPr>
            <w:rFonts w:ascii="Times New Roman" w:hAnsi="Times New Roman" w:cs="Times New Roman"/>
            <w:sz w:val="24"/>
            <w:szCs w:val="24"/>
          </w:rPr>
          <w:delText>be very different</w:delText>
        </w:r>
      </w:del>
      <w:ins w:id="372" w:author="Wesner, Jeff S [2]" w:date="2022-08-16T14:23:00Z">
        <w:r w:rsidR="005D12CB">
          <w:rPr>
            <w:rFonts w:ascii="Times New Roman" w:hAnsi="Times New Roman" w:cs="Times New Roman"/>
            <w:sz w:val="24"/>
            <w:szCs w:val="24"/>
          </w:rPr>
          <w:t>differ</w:t>
        </w:r>
      </w:ins>
      <w:r w:rsidR="00A16E6B">
        <w:rPr>
          <w:rFonts w:ascii="Times New Roman" w:hAnsi="Times New Roman" w:cs="Times New Roman"/>
          <w:sz w:val="24"/>
          <w:szCs w:val="24"/>
        </w:rPr>
        <w:t xml:space="preserve"> from the surrounding environment under</w:t>
      </w:r>
      <w:r w:rsidR="003519C4">
        <w:rPr>
          <w:rFonts w:ascii="Times New Roman" w:hAnsi="Times New Roman" w:cs="Times New Roman"/>
          <w:sz w:val="24"/>
          <w:szCs w:val="24"/>
        </w:rPr>
        <w:t xml:space="preserve"> controlled</w:t>
      </w:r>
      <w:r w:rsidR="00A16E6B">
        <w:rPr>
          <w:rFonts w:ascii="Times New Roman" w:hAnsi="Times New Roman" w:cs="Times New Roman"/>
          <w:sz w:val="24"/>
          <w:szCs w:val="24"/>
        </w:rPr>
        <w:t xml:space="preserve"> laboratory studies</w:t>
      </w:r>
      <w:r w:rsidR="003519C4">
        <w:rPr>
          <w:rFonts w:ascii="Times New Roman" w:hAnsi="Times New Roman" w:cs="Times New Roman"/>
          <w:sz w:val="24"/>
          <w:szCs w:val="24"/>
        </w:rPr>
        <w:t xml:space="preserve"> </w:t>
      </w:r>
      <w:r w:rsidR="003519C4">
        <w:rPr>
          <w:rFonts w:ascii="Times New Roman" w:hAnsi="Times New Roman" w:cs="Times New Roman"/>
          <w:sz w:val="24"/>
          <w:szCs w:val="24"/>
        </w:rPr>
        <w:fldChar w:fldCharType="begin" w:fldLock="1"/>
      </w:r>
      <w:r w:rsidR="008A6AB2">
        <w:rPr>
          <w:rFonts w:ascii="Times New Roman" w:hAnsi="Times New Roman" w:cs="Times New Roman"/>
          <w:sz w:val="24"/>
          <w:szCs w:val="24"/>
        </w:rPr>
        <w:instrText>ADDIN CSL_CITATION {"citationItems":[{"id":"ITEM-1","itemData":{"DOI":"10.1093/femsec/fiz210","ISSN":"0168-6496","abstract":"Spatial patterns of bacterial community composition often follow a distance–decay relationship in which community dissimilarity increases with geographic distance. Such a relationship has been commonly observed in natural environments, but less so in engineered environments. In this study, bacterial abundance and community composition in filter media samples (n = 57) from full-scale rapid biofilters at 14 water treatment facilities across North America were determined using quantitative polymerase chain reaction and Illumina HiSeq high-throughput sequencing targeting the 16S rRNA gene, respectively. Bacteria were abundant on the filter media (108.8±0.3 to 1010.7±0.2 16S rRNA gene copies/cm3 bed volume) and the bacterial communities were highly diverse (Shannon index: 5.3 ± 0.1 to 8.4 ± 0.0). Significant inter-filter variations in bacterial community composition were observed, with weighted UniFrac dissimilarity values following a weak but highly significant distance–decay relationship (z = 0.0057 ± 0.0006; P = 1.8 × 10−22). Approximately 50% of the variance in bacterial community composition was explained by the water quality parameters measured at the time of media sample collection (i.e. pH, temperature and dissolved organic carbon concentration). Overall, this study suggested that the microbiomes of biofilters are primarily shaped by geographic location and local water quality conditions but the influence of these factors on the microbiomes is tempered by filter design and operating conditions.","author":[{"dropping-particle":"","family":"Ma","given":"Ben","non-dropping-particle":"","parse-names":false,"suffix":""},{"dropping-particle":"","family":"LaPara","given":"Timothy M","non-dropping-particle":"","parse-names":false,"suffix":""},{"dropping-particle":"","family":"N. Evans","given":"Ashley","non-dropping-particle":"","parse-names":false,"suffix":""},{"dropping-particle":"","family":"Hozalski","given":"Raymond M","non-dropping-particle":"","parse-names":false,"suffix":""}],"container-title":"FEMS Microbiology Ecology","id":"ITEM-1","issue":"2","issued":{"date-parts":[["2020","2","1"]]},"page":"fiz210","title":"Effects of geographic location and water quality on bacterial communities in full-scale biofilters across North America","type":"article-journal","volume":"96"},"uris":["http://www.mendeley.com/documents/?uuid=105cd6e7-7c9b-4666-911b-1f85e5a24109","http://www.mendeley.com/documents/?uuid=9b8e191d-3ba4-4082-bf20-3d93a716e1c7"]}],"mendeley":{"formattedCitation":"(Ma et al., 2020)","plainTextFormattedCitation":"(Ma et al., 2020)","previouslyFormattedCitation":"(Ma et al., 2020)"},"properties":{"noteIndex":0},"schema":"https://github.com/citation-style-language/schema/raw/master/csl-citation.json"}</w:instrText>
      </w:r>
      <w:r w:rsidR="003519C4">
        <w:rPr>
          <w:rFonts w:ascii="Times New Roman" w:hAnsi="Times New Roman" w:cs="Times New Roman"/>
          <w:sz w:val="24"/>
          <w:szCs w:val="24"/>
        </w:rPr>
        <w:fldChar w:fldCharType="separate"/>
      </w:r>
      <w:r w:rsidR="003519C4" w:rsidRPr="003519C4">
        <w:rPr>
          <w:rFonts w:ascii="Times New Roman" w:hAnsi="Times New Roman" w:cs="Times New Roman"/>
          <w:noProof/>
          <w:sz w:val="24"/>
          <w:szCs w:val="24"/>
        </w:rPr>
        <w:t>(Ma et al., 2020)</w:t>
      </w:r>
      <w:r w:rsidR="003519C4">
        <w:rPr>
          <w:rFonts w:ascii="Times New Roman" w:hAnsi="Times New Roman" w:cs="Times New Roman"/>
          <w:sz w:val="24"/>
          <w:szCs w:val="24"/>
        </w:rPr>
        <w:fldChar w:fldCharType="end"/>
      </w:r>
      <w:r w:rsidR="003519C4">
        <w:rPr>
          <w:rFonts w:ascii="Times New Roman" w:hAnsi="Times New Roman" w:cs="Times New Roman"/>
          <w:sz w:val="24"/>
          <w:szCs w:val="24"/>
        </w:rPr>
        <w:t xml:space="preserve"> and field-collected samples </w:t>
      </w:r>
      <w:r w:rsidR="003519C4">
        <w:rPr>
          <w:rFonts w:ascii="Times New Roman" w:hAnsi="Times New Roman" w:cs="Times New Roman"/>
          <w:sz w:val="24"/>
          <w:szCs w:val="24"/>
        </w:rPr>
        <w:fldChar w:fldCharType="begin" w:fldLock="1"/>
      </w:r>
      <w:r w:rsidR="0039781F">
        <w:rPr>
          <w:rFonts w:ascii="Times New Roman" w:hAnsi="Times New Roman" w:cs="Times New Roman"/>
          <w:sz w:val="24"/>
          <w:szCs w:val="24"/>
        </w:rPr>
        <w:instrText>ADDIN CSL_CITATION {"citationItems":[{"id":"ITEM-1","itemData":{"DOI":"10.1007/s10750-018-3671-3","ISSN":"15735117","abstract":"© 2018 Springer International Publishing AG, part of Springer Nature Little is known about the impacts of diet and environment on the composition and stability of gut microbial assemblages among freshwater macroinvertebrate functional feeding groups, compared to terrestrial counterparts. In this study, we compared gut microbial assemblages among functional feeding groups and environmental/dietary materials (biofilm and bacterioplankton) within and across two Northeastern Ohio streams differing in environmental conditions, following partial 16S rRNA sequence data analyses. Four functional feeding groups (filter feeders, grazers/collectors, omnivores, and predators) were uncovered in both streams, with significant differences in gut microbial community compositions among functional feeding groups within streams, and significant similarities in gut microbial community compositions between the same functional feeding groups across streams. Observed differences and similarities among functional feeding groups may be attributed to group-specific internal sorting processes due to physical and chemical properties (such as pH and oxygen levels) of the gut, which impact successful bacterial colonization. Results from this study provide insights into the impacts of diet and environment on the composition and stability of freshwater macroinvertebrate gut microbial assemblages. Results also provide a basis for further studies investigating initial establishment and colonization of gut microbiota across developmental stages, and potential gut microbial functions of importance to freshwater macroinvertebrate hosts.","author":[{"dropping-particle":"","family":"Ayayee","given":"P.A.","non-dropping-particle":"","parse-names":false,"suffix":""},{"dropping-particle":"","family":"Cosgrove","given":"C.R.","non-dropping-particle":"","parse-names":false,"suffix":""},{"dropping-particle":"","family":"Beckwith","given":"A.","non-dropping-particle":"","parse-names":false,"suffix":""},{"dropping-particle":"","family":"Roberto","given":"A.A.","non-dropping-particle":"","parse-names":false,"suffix":""},{"dropping-particle":"","family":"Leff","given":"L.G.","non-dropping-particle":"","parse-names":false,"suffix":""}],"container-title":"Hydrobiologia","id":"ITEM-1","issued":{"date-parts":[["2018"]]},"page":"157-172","title":"Gut bacterial assemblages of freshwater macroinvertebrate functional feeding groups","type":"article-journal","volume":"822"},"uris":["http://www.mendeley.com/documents/?uuid=e9035bc4-0a37-3be9-86b3-b970a99823b6"]},{"id":"ITEM-2","itemData":{"DOI":"10.1007/s10750-019-04097-w","ISSN":"1573-5117","abstract":"The roles of macroinvertebrate and microbial communities in stream ecosystems are recognized to be important to energy flow and nutrient cycling. While the linkages of these major groups of aquatic organisms have not been thoroughly investigated, determining how they interact is particularly important for understanding the mechanisms and potential evolutionary relationships that contribute to ecosystem processes, such as organic matter decomposition. We evaluated the microbiomes of several aquatic insect species differing in trophic ecology and belonging to different functional feeding groups at two sites along an Italian Alpine river with different elevation and environmental characteristics, one located above the tree line and the other in a forested environment. We found that the internal microbial communities of the different species significantly varied in taxonomic and functional composition and could be used to classify samples to both species and environment. We demonstrated that functional differences existed between the microbiota of different insect species with variable feeding behaviors, and that species differences were more important, in this context, than environmental or habitat conditions. These results provide new information on how the microbiomes of aquatic insects may potentially be influenced by their hosts and habitat conditions in Alpine streams.","author":[{"dropping-particle":"","family":"Receveur","given":"Joseph P","non-dropping-particle":"","parse-names":false,"suffix":""},{"dropping-particle":"","family":"Fenoglio","given":"Stefano","non-dropping-particle":"","parse-names":false,"suffix":""},{"dropping-particle":"","family":"Benbow","given":"M Eric","non-dropping-particle":"","parse-names":false,"suffix":""}],"container-title":"Hydrobiologia","id":"ITEM-2","issue":"2","issued":{"date-parts":[["2020"]]},"page":"331-344","title":"Insect-associated bacterial communities in an alpine stream","type":"article-journal","volume":"847"},"uris":["http://www.mendeley.com/documents/?uuid=27093fa1-9a06-494a-af0a-e59a4c987005"]},{"id":"ITEM-3","itemData":{"DOI":"10.1111/1462-2920.13187","ISBN":"1462-2912","ISSN":"14622920","PMID":"26690563","abstract":"Carrion decomposition is driven by complex relation- ships that affect necrobiome community (i.e. all organisms and their genes associated with a dead animal) interactions, such as insect species arrival time to carrion and microbial succession. Little is understood about how microbial communities inter- act with invertebrates at the aquatic–terrestrial habitat interface. The first objective of the study was to characterize internal microbial communities using high-throughput sequencing of 16S rRNA gene amplicons for aquatic insects (three mayfly species) in streams with salmon carcasses compared with those in streams without salmon carcasses. The second objective was to assess the epinecrotic microbial communities of decomposing salmon car- casses (Oncorhynchus keta) compared with those of terrestrial necrophagous insects (Calliphora terraenovae larvae and adults) associated with the carcasses. There was a significant difference in the internal microbiomes of mayflies collected in salmon carcass-bearing streams and in non-carcass streams, while the developmental stage of blow flies was the governing factor in structuring necrophagous insect internal microbiota. Furthermore, the necrophagous internal microbiome was influenced by the resource on which the larvae developed, and changes in the adult microbiome varied temporally. Overall, these carrion subsidy-driven networks respond to resource pulses with bottom-up effects on consumer microbial structure, as revealed by shifting communities over space","author":[{"dropping-particle":"","family":"Pechal","given":"Jennifer L.","non-dropping-particle":"","parse-names":false,"suffix":""},{"dropping-particle":"","family":"Benbow","given":"M. Eric","non-dropping-particle":"","parse-names":false,"suffix":""}],"container-title":"Environmental Microbiology","id":"ITEM-3","issue":"5","issued":{"date-parts":[["2016"]]},"page":"1511-1522","title":"Microbial ecology of the salmon necrobiome: Evidence salmon carrion decomposition influences aquatic and terrestrial insect microbiomes","type":"article-journal","volume":"18"},"uris":["http://www.mendeley.com/documents/?uuid=74cfed48-52ff-4ef3-8929-4d87b5dd8265"]}],"mendeley":{"formattedCitation":"(Pechal and Benbow, 2016; Ayayee et al., 2018; Receveur et al., 2020)","plainTextFormattedCitation":"(Pechal and Benbow, 2016; Ayayee et al., 2018; Receveur et al., 2020)","previouslyFormattedCitation":"(Pechal and Benbow, 2016; Ayayee et al., 2018; Receveur et al., 2020)"},"properties":{"noteIndex":0},"schema":"https://github.com/citation-style-language/schema/raw/master/csl-citation.json"}</w:instrText>
      </w:r>
      <w:r w:rsidR="003519C4">
        <w:rPr>
          <w:rFonts w:ascii="Times New Roman" w:hAnsi="Times New Roman" w:cs="Times New Roman"/>
          <w:sz w:val="24"/>
          <w:szCs w:val="24"/>
        </w:rPr>
        <w:fldChar w:fldCharType="separate"/>
      </w:r>
      <w:r w:rsidR="003519C4" w:rsidRPr="003519C4">
        <w:rPr>
          <w:rFonts w:ascii="Times New Roman" w:hAnsi="Times New Roman" w:cs="Times New Roman"/>
          <w:noProof/>
          <w:sz w:val="24"/>
          <w:szCs w:val="24"/>
        </w:rPr>
        <w:t>(Pechal and Benbow, 2016; Ayayee et al., 2018; Receveur et al., 2020)</w:t>
      </w:r>
      <w:r w:rsidR="003519C4">
        <w:rPr>
          <w:rFonts w:ascii="Times New Roman" w:hAnsi="Times New Roman" w:cs="Times New Roman"/>
          <w:sz w:val="24"/>
          <w:szCs w:val="24"/>
        </w:rPr>
        <w:fldChar w:fldCharType="end"/>
      </w:r>
      <w:r w:rsidR="003519C4">
        <w:rPr>
          <w:rFonts w:ascii="Times New Roman" w:hAnsi="Times New Roman" w:cs="Times New Roman"/>
          <w:sz w:val="24"/>
          <w:szCs w:val="24"/>
        </w:rPr>
        <w:t>.</w:t>
      </w:r>
      <w:r w:rsidR="00FE78A3">
        <w:rPr>
          <w:rFonts w:ascii="Times New Roman" w:hAnsi="Times New Roman" w:cs="Times New Roman"/>
          <w:sz w:val="24"/>
          <w:szCs w:val="24"/>
        </w:rPr>
        <w:t xml:space="preserve"> </w:t>
      </w:r>
      <w:r w:rsidR="003519C4">
        <w:rPr>
          <w:rFonts w:ascii="Times New Roman" w:hAnsi="Times New Roman" w:cs="Times New Roman"/>
          <w:sz w:val="24"/>
          <w:szCs w:val="24"/>
        </w:rPr>
        <w:t xml:space="preserve">However, it remains to </w:t>
      </w:r>
      <w:proofErr w:type="spellStart"/>
      <w:r w:rsidR="003519C4">
        <w:rPr>
          <w:rFonts w:ascii="Times New Roman" w:hAnsi="Times New Roman" w:cs="Times New Roman"/>
          <w:sz w:val="24"/>
          <w:szCs w:val="24"/>
        </w:rPr>
        <w:t>de</w:t>
      </w:r>
      <w:proofErr w:type="spellEnd"/>
      <w:r w:rsidR="003519C4">
        <w:rPr>
          <w:rFonts w:ascii="Times New Roman" w:hAnsi="Times New Roman" w:cs="Times New Roman"/>
          <w:sz w:val="24"/>
          <w:szCs w:val="24"/>
        </w:rPr>
        <w:t xml:space="preserve"> determined </w:t>
      </w:r>
      <w:r w:rsidR="00FE78A3">
        <w:rPr>
          <w:rFonts w:ascii="Times New Roman" w:hAnsi="Times New Roman" w:cs="Times New Roman"/>
          <w:sz w:val="24"/>
          <w:szCs w:val="24"/>
        </w:rPr>
        <w:t xml:space="preserve">how generalizable </w:t>
      </w:r>
      <w:commentRangeStart w:id="373"/>
      <w:r w:rsidR="00FE78A3">
        <w:rPr>
          <w:rFonts w:ascii="Times New Roman" w:hAnsi="Times New Roman" w:cs="Times New Roman"/>
          <w:sz w:val="24"/>
          <w:szCs w:val="24"/>
        </w:rPr>
        <w:t xml:space="preserve">this </w:t>
      </w:r>
      <w:commentRangeEnd w:id="373"/>
      <w:r w:rsidR="005D12CB">
        <w:rPr>
          <w:rStyle w:val="CommentReference"/>
        </w:rPr>
        <w:commentReference w:id="373"/>
      </w:r>
      <w:r w:rsidR="00FE78A3">
        <w:rPr>
          <w:rFonts w:ascii="Times New Roman" w:hAnsi="Times New Roman" w:cs="Times New Roman"/>
          <w:sz w:val="24"/>
          <w:szCs w:val="24"/>
        </w:rPr>
        <w:t>concept is.</w:t>
      </w:r>
    </w:p>
    <w:p w14:paraId="713D3DD1" w14:textId="1551EBE8" w:rsidR="00CD3032" w:rsidDel="00FD021E" w:rsidRDefault="00D96423" w:rsidP="00FC51DD">
      <w:pPr>
        <w:spacing w:line="480" w:lineRule="auto"/>
        <w:ind w:firstLine="720"/>
        <w:rPr>
          <w:del w:id="374" w:author="Wesner, Jeff S [2]" w:date="2022-08-16T14:39:00Z"/>
          <w:rFonts w:ascii="Times New Roman" w:hAnsi="Times New Roman" w:cs="Times New Roman"/>
          <w:sz w:val="24"/>
          <w:szCs w:val="24"/>
        </w:rPr>
      </w:pPr>
      <w:commentRangeStart w:id="375"/>
      <w:del w:id="376" w:author="Wesner, Jeff S [2]" w:date="2022-08-16T14:39:00Z">
        <w:r w:rsidDel="00FD021E">
          <w:rPr>
            <w:rFonts w:ascii="Times New Roman" w:hAnsi="Times New Roman" w:cs="Times New Roman"/>
            <w:sz w:val="24"/>
            <w:szCs w:val="24"/>
          </w:rPr>
          <w:delText xml:space="preserve">In this study, </w:delText>
        </w:r>
        <w:r w:rsidR="00935E3F" w:rsidDel="00FD021E">
          <w:rPr>
            <w:rFonts w:ascii="Times New Roman" w:hAnsi="Times New Roman" w:cs="Times New Roman"/>
            <w:sz w:val="24"/>
            <w:szCs w:val="24"/>
          </w:rPr>
          <w:delText>we uncovered significant effects of functional feeding group</w:delText>
        </w:r>
        <w:r w:rsidR="00FE78A3" w:rsidDel="00FD021E">
          <w:rPr>
            <w:rFonts w:ascii="Times New Roman" w:hAnsi="Times New Roman" w:cs="Times New Roman"/>
            <w:sz w:val="24"/>
            <w:szCs w:val="24"/>
          </w:rPr>
          <w:delText xml:space="preserve"> categorization </w:delText>
        </w:r>
        <w:r w:rsidR="00935E3F" w:rsidDel="00FD021E">
          <w:rPr>
            <w:rFonts w:ascii="Times New Roman" w:hAnsi="Times New Roman" w:cs="Times New Roman"/>
            <w:sz w:val="24"/>
            <w:szCs w:val="24"/>
          </w:rPr>
          <w:delText xml:space="preserve"> and to a lesser extent macroinvertebrate </w:delText>
        </w:r>
      </w:del>
      <w:del w:id="377" w:author="Wesner, Jeff S [2]" w:date="2022-08-16T14:24:00Z">
        <w:r w:rsidR="00935E3F" w:rsidDel="004C5623">
          <w:rPr>
            <w:rFonts w:ascii="Times New Roman" w:hAnsi="Times New Roman" w:cs="Times New Roman"/>
            <w:sz w:val="24"/>
            <w:szCs w:val="24"/>
          </w:rPr>
          <w:delText xml:space="preserve">order </w:delText>
        </w:r>
        <w:r w:rsidR="00952D24" w:rsidDel="004C5623">
          <w:rPr>
            <w:rFonts w:ascii="Times New Roman" w:hAnsi="Times New Roman" w:cs="Times New Roman"/>
            <w:sz w:val="24"/>
            <w:szCs w:val="24"/>
          </w:rPr>
          <w:delText xml:space="preserve"> </w:delText>
        </w:r>
      </w:del>
      <w:del w:id="378" w:author="Wesner, Jeff S [2]" w:date="2022-08-16T14:39:00Z">
        <w:r w:rsidR="00952D24" w:rsidDel="00FD021E">
          <w:rPr>
            <w:rFonts w:ascii="Times New Roman" w:hAnsi="Times New Roman" w:cs="Times New Roman"/>
            <w:sz w:val="24"/>
            <w:szCs w:val="24"/>
          </w:rPr>
          <w:delText>and  habitat (site</w:delText>
        </w:r>
      </w:del>
      <w:del w:id="379" w:author="Wesner, Jeff S [2]" w:date="2022-08-16T14:24:00Z">
        <w:r w:rsidR="00952D24" w:rsidDel="004C5623">
          <w:rPr>
            <w:rFonts w:ascii="Times New Roman" w:hAnsi="Times New Roman" w:cs="Times New Roman"/>
            <w:sz w:val="24"/>
            <w:szCs w:val="24"/>
          </w:rPr>
          <w:delText xml:space="preserve"> and locations</w:delText>
        </w:r>
      </w:del>
      <w:del w:id="380" w:author="Wesner, Jeff S [2]" w:date="2022-08-16T14:39:00Z">
        <w:r w:rsidR="00952D24" w:rsidDel="00FD021E">
          <w:rPr>
            <w:rFonts w:ascii="Times New Roman" w:hAnsi="Times New Roman" w:cs="Times New Roman"/>
            <w:sz w:val="24"/>
            <w:szCs w:val="24"/>
          </w:rPr>
          <w:delText xml:space="preserve">) </w:delText>
        </w:r>
        <w:r w:rsidR="00FE78A3" w:rsidDel="00FD021E">
          <w:rPr>
            <w:rFonts w:ascii="Times New Roman" w:hAnsi="Times New Roman" w:cs="Times New Roman"/>
            <w:sz w:val="24"/>
            <w:szCs w:val="24"/>
          </w:rPr>
          <w:delText xml:space="preserve">on the gut microbiomes of 41 macroinvertebrate </w:delText>
        </w:r>
      </w:del>
      <w:commentRangeEnd w:id="375"/>
      <w:r w:rsidR="00FD021E">
        <w:rPr>
          <w:rStyle w:val="CommentReference"/>
        </w:rPr>
        <w:commentReference w:id="375"/>
      </w:r>
      <w:del w:id="381" w:author="Wesner, Jeff S [2]" w:date="2022-08-16T14:39:00Z">
        <w:r w:rsidR="00FE78A3" w:rsidDel="00FD021E">
          <w:rPr>
            <w:rFonts w:ascii="Times New Roman" w:hAnsi="Times New Roman" w:cs="Times New Roman"/>
            <w:sz w:val="24"/>
            <w:szCs w:val="24"/>
          </w:rPr>
          <w:delText>samples obtained from</w:delText>
        </w:r>
      </w:del>
      <w:del w:id="382" w:author="Wesner, Jeff S [2]" w:date="2022-08-16T14:24:00Z">
        <w:r w:rsidR="00FE78A3" w:rsidDel="004C5623">
          <w:rPr>
            <w:rFonts w:ascii="Times New Roman" w:hAnsi="Times New Roman" w:cs="Times New Roman"/>
            <w:sz w:val="24"/>
            <w:szCs w:val="24"/>
          </w:rPr>
          <w:delText xml:space="preserve"> the</w:delText>
        </w:r>
      </w:del>
      <w:del w:id="383" w:author="Wesner, Jeff S [2]" w:date="2022-08-16T14:39:00Z">
        <w:r w:rsidR="00FE78A3" w:rsidDel="00FD021E">
          <w:rPr>
            <w:rFonts w:ascii="Times New Roman" w:hAnsi="Times New Roman" w:cs="Times New Roman"/>
            <w:sz w:val="24"/>
            <w:szCs w:val="24"/>
          </w:rPr>
          <w:delText xml:space="preserve"> NEON</w:delText>
        </w:r>
      </w:del>
      <w:del w:id="384" w:author="Wesner, Jeff S [2]" w:date="2022-08-16T14:24:00Z">
        <w:r w:rsidR="00FE78A3" w:rsidDel="004C5623">
          <w:rPr>
            <w:rFonts w:ascii="Times New Roman" w:hAnsi="Times New Roman" w:cs="Times New Roman"/>
            <w:sz w:val="24"/>
            <w:szCs w:val="24"/>
          </w:rPr>
          <w:delText xml:space="preserve"> network axcross the USA were investigated</w:delText>
        </w:r>
      </w:del>
      <w:del w:id="385" w:author="Wesner, Jeff S [2]" w:date="2022-08-16T14:39:00Z">
        <w:r w:rsidR="00FE78A3" w:rsidDel="00FD021E">
          <w:rPr>
            <w:rFonts w:ascii="Times New Roman" w:hAnsi="Times New Roman" w:cs="Times New Roman"/>
            <w:sz w:val="24"/>
            <w:szCs w:val="24"/>
          </w:rPr>
          <w:delText>.</w:delText>
        </w:r>
        <w:r w:rsidR="00952D24" w:rsidDel="00FD021E">
          <w:rPr>
            <w:rFonts w:ascii="Times New Roman" w:hAnsi="Times New Roman" w:cs="Times New Roman"/>
            <w:sz w:val="24"/>
            <w:szCs w:val="24"/>
          </w:rPr>
          <w:delText xml:space="preserve"> Based</w:delText>
        </w:r>
        <w:r w:rsidR="00CD3032" w:rsidDel="00FD021E">
          <w:rPr>
            <w:rFonts w:ascii="Times New Roman" w:hAnsi="Times New Roman" w:cs="Times New Roman"/>
            <w:sz w:val="24"/>
            <w:szCs w:val="24"/>
          </w:rPr>
          <w:delText xml:space="preserve"> </w:delText>
        </w:r>
        <w:r w:rsidR="00952D24" w:rsidDel="00FD021E">
          <w:rPr>
            <w:rFonts w:ascii="Times New Roman" w:hAnsi="Times New Roman" w:cs="Times New Roman"/>
            <w:sz w:val="24"/>
            <w:szCs w:val="24"/>
          </w:rPr>
          <w:delText>on our results, we advocate for a comprehensive approach to investigating factors that drive and regulate the gut micorbiomes of freshwater macroinvertebrates rather than a focusing on a specific or sole factor.</w:delText>
        </w:r>
        <w:r w:rsidR="00DD1AED" w:rsidDel="00FD021E">
          <w:rPr>
            <w:rFonts w:ascii="Times New Roman" w:hAnsi="Times New Roman" w:cs="Times New Roman"/>
            <w:sz w:val="24"/>
            <w:szCs w:val="24"/>
          </w:rPr>
          <w:delText xml:space="preserve"> </w:delText>
        </w:r>
        <w:r w:rsidR="00CD3032" w:rsidDel="00FD021E">
          <w:rPr>
            <w:rFonts w:ascii="Times New Roman" w:hAnsi="Times New Roman" w:cs="Times New Roman"/>
            <w:sz w:val="24"/>
            <w:szCs w:val="24"/>
          </w:rPr>
          <w:delText xml:space="preserve">Based on the results from our model with the present data (the most expansive to date of macroinvertebrates sampled across the continental United States), </w:delText>
        </w:r>
        <w:r w:rsidR="00DD1AED" w:rsidDel="00FD021E">
          <w:rPr>
            <w:rFonts w:ascii="Times New Roman" w:hAnsi="Times New Roman" w:cs="Times New Roman"/>
            <w:sz w:val="24"/>
            <w:szCs w:val="24"/>
          </w:rPr>
          <w:delText>considerable variations in the</w:delText>
        </w:r>
        <w:r w:rsidR="00CD3032" w:rsidDel="00FD021E">
          <w:rPr>
            <w:rFonts w:ascii="Times New Roman" w:hAnsi="Times New Roman" w:cs="Times New Roman"/>
            <w:sz w:val="24"/>
            <w:szCs w:val="24"/>
          </w:rPr>
          <w:delText xml:space="preserve"> the Bray-Curtis distance matric (beta diversity matric) determined among the </w:delText>
        </w:r>
        <w:r w:rsidR="00DD1AED" w:rsidDel="00FD021E">
          <w:rPr>
            <w:rFonts w:ascii="Times New Roman" w:hAnsi="Times New Roman" w:cs="Times New Roman"/>
            <w:sz w:val="24"/>
            <w:szCs w:val="24"/>
          </w:rPr>
          <w:delText>various variables examined was attributed to the functional feeding groups, followed by stream site and then insect order.</w:delText>
        </w:r>
        <w:r w:rsidR="007469BE" w:rsidDel="00FD021E">
          <w:rPr>
            <w:rFonts w:ascii="Times New Roman" w:hAnsi="Times New Roman" w:cs="Times New Roman"/>
            <w:sz w:val="24"/>
            <w:szCs w:val="24"/>
          </w:rPr>
          <w:delText xml:space="preserve"> </w:delText>
        </w:r>
        <w:r w:rsidR="00FC51DD" w:rsidDel="00FD021E">
          <w:rPr>
            <w:rFonts w:ascii="Times New Roman" w:hAnsi="Times New Roman" w:cs="Times New Roman"/>
            <w:sz w:val="24"/>
            <w:szCs w:val="24"/>
          </w:rPr>
          <w:delText xml:space="preserve">This is further supported by </w:delText>
        </w:r>
        <w:r w:rsidR="008D12C5" w:rsidDel="00FD021E">
          <w:rPr>
            <w:rFonts w:ascii="Times New Roman" w:hAnsi="Times New Roman" w:cs="Times New Roman"/>
            <w:sz w:val="24"/>
            <w:szCs w:val="24"/>
          </w:rPr>
          <w:delText>the uncovering of significant differences in microbiome community composition</w:delText>
        </w:r>
        <w:r w:rsidR="007469BE" w:rsidDel="00FD021E">
          <w:rPr>
            <w:rFonts w:ascii="Times New Roman" w:hAnsi="Times New Roman" w:cs="Times New Roman"/>
            <w:sz w:val="24"/>
            <w:szCs w:val="24"/>
          </w:rPr>
          <w:delText xml:space="preserve"> and underlying differences in ASV abundances that may be driving these differences </w:delText>
        </w:r>
        <w:r w:rsidR="008D12C5" w:rsidDel="00FD021E">
          <w:rPr>
            <w:rFonts w:ascii="Times New Roman" w:hAnsi="Times New Roman" w:cs="Times New Roman"/>
            <w:sz w:val="24"/>
            <w:szCs w:val="24"/>
          </w:rPr>
          <w:delText xml:space="preserve">among functional feeding groups, </w:delText>
        </w:r>
        <w:r w:rsidR="007469BE" w:rsidDel="00FD021E">
          <w:rPr>
            <w:rFonts w:ascii="Times New Roman" w:hAnsi="Times New Roman" w:cs="Times New Roman"/>
            <w:sz w:val="24"/>
            <w:szCs w:val="24"/>
          </w:rPr>
          <w:delText>orders, and NEON locations.</w:delText>
        </w:r>
      </w:del>
    </w:p>
    <w:p w14:paraId="792BA579" w14:textId="3C633694" w:rsidR="00FD021E" w:rsidRDefault="00EE187E" w:rsidP="00AC497B">
      <w:pPr>
        <w:spacing w:line="480" w:lineRule="auto"/>
        <w:ind w:firstLine="720"/>
        <w:rPr>
          <w:ins w:id="386" w:author="Wesner, Jeff S [2]" w:date="2022-08-16T14:38:00Z"/>
          <w:rFonts w:ascii="Times New Roman" w:hAnsi="Times New Roman" w:cs="Times New Roman"/>
          <w:sz w:val="24"/>
          <w:szCs w:val="24"/>
        </w:rPr>
      </w:pPr>
      <w:r>
        <w:rPr>
          <w:rFonts w:ascii="Times New Roman" w:hAnsi="Times New Roman" w:cs="Times New Roman"/>
          <w:sz w:val="24"/>
          <w:szCs w:val="24"/>
        </w:rPr>
        <w:t xml:space="preserve">In our study, the 41 macroinvertebrates analyzed were categorized into five functional feeding groups (filtering collectors, gathering collectors, shredders/detritivores, scrappers, and predators). Despite there not being any </w:t>
      </w:r>
      <w:commentRangeStart w:id="387"/>
      <w:r>
        <w:rPr>
          <w:rFonts w:ascii="Times New Roman" w:hAnsi="Times New Roman" w:cs="Times New Roman"/>
          <w:sz w:val="24"/>
          <w:szCs w:val="24"/>
        </w:rPr>
        <w:t xml:space="preserve">significant differences in alpha diversity </w:t>
      </w:r>
      <w:commentRangeEnd w:id="387"/>
      <w:r w:rsidR="00FD021E">
        <w:rPr>
          <w:rStyle w:val="CommentReference"/>
        </w:rPr>
        <w:commentReference w:id="387"/>
      </w:r>
      <w:r>
        <w:rPr>
          <w:rFonts w:ascii="Times New Roman" w:hAnsi="Times New Roman" w:cs="Times New Roman"/>
          <w:sz w:val="24"/>
          <w:szCs w:val="24"/>
        </w:rPr>
        <w:t xml:space="preserve">among them, </w:t>
      </w:r>
      <w:del w:id="388" w:author="Wesner, Jeff S [2]" w:date="2022-08-16T14:46:00Z">
        <w:r w:rsidDel="00FD021E">
          <w:rPr>
            <w:rFonts w:ascii="Times New Roman" w:hAnsi="Times New Roman" w:cs="Times New Roman"/>
            <w:sz w:val="24"/>
            <w:szCs w:val="24"/>
          </w:rPr>
          <w:delText>there were significant differences in</w:delText>
        </w:r>
      </w:del>
      <w:ins w:id="389" w:author="Wesner, Jeff S [2]" w:date="2022-08-16T14:46:00Z">
        <w:r w:rsidR="00FD021E">
          <w:rPr>
            <w:rFonts w:ascii="Times New Roman" w:hAnsi="Times New Roman" w:cs="Times New Roman"/>
            <w:sz w:val="24"/>
            <w:szCs w:val="24"/>
          </w:rPr>
          <w:t xml:space="preserve">functional feeding group contributed </w:t>
        </w:r>
        <w:r w:rsidR="0057460B">
          <w:rPr>
            <w:rFonts w:ascii="Times New Roman" w:hAnsi="Times New Roman" w:cs="Times New Roman"/>
            <w:sz w:val="24"/>
            <w:szCs w:val="24"/>
          </w:rPr>
          <w:t>was an important predictor of both beta diversity and</w:t>
        </w:r>
      </w:ins>
      <w:r>
        <w:rPr>
          <w:rFonts w:ascii="Times New Roman" w:hAnsi="Times New Roman" w:cs="Times New Roman"/>
          <w:sz w:val="24"/>
          <w:szCs w:val="24"/>
        </w:rPr>
        <w:t xml:space="preserve"> microbiome community composition, presumably driven </w:t>
      </w:r>
      <w:r w:rsidR="009F341C">
        <w:rPr>
          <w:rFonts w:ascii="Times New Roman" w:hAnsi="Times New Roman" w:cs="Times New Roman"/>
          <w:sz w:val="24"/>
          <w:szCs w:val="24"/>
        </w:rPr>
        <w:t>by</w:t>
      </w:r>
      <w:r>
        <w:rPr>
          <w:rFonts w:ascii="Times New Roman" w:hAnsi="Times New Roman" w:cs="Times New Roman"/>
          <w:sz w:val="24"/>
          <w:szCs w:val="24"/>
        </w:rPr>
        <w:t xml:space="preserve"> the </w:t>
      </w:r>
      <w:proofErr w:type="spellStart"/>
      <w:r>
        <w:rPr>
          <w:rFonts w:ascii="Times New Roman" w:hAnsi="Times New Roman" w:cs="Times New Roman"/>
          <w:sz w:val="24"/>
          <w:szCs w:val="24"/>
        </w:rPr>
        <w:t>differenctial</w:t>
      </w:r>
      <w:proofErr w:type="spellEnd"/>
      <w:r>
        <w:rPr>
          <w:rFonts w:ascii="Times New Roman" w:hAnsi="Times New Roman" w:cs="Times New Roman"/>
          <w:sz w:val="24"/>
          <w:szCs w:val="24"/>
        </w:rPr>
        <w:t xml:space="preserve"> abundances of 18 </w:t>
      </w:r>
      <w:r>
        <w:rPr>
          <w:rFonts w:ascii="Times New Roman" w:hAnsi="Times New Roman" w:cs="Times New Roman"/>
          <w:sz w:val="24"/>
          <w:szCs w:val="24"/>
        </w:rPr>
        <w:lastRenderedPageBreak/>
        <w:t>ASVs (Fig.</w:t>
      </w:r>
      <w:r w:rsidR="009F341C">
        <w:rPr>
          <w:rFonts w:ascii="Times New Roman" w:hAnsi="Times New Roman" w:cs="Times New Roman"/>
          <w:sz w:val="24"/>
          <w:szCs w:val="24"/>
        </w:rPr>
        <w:t xml:space="preserve"> 4B).</w:t>
      </w:r>
      <w:r w:rsidR="003B16D5">
        <w:rPr>
          <w:rFonts w:ascii="Times New Roman" w:hAnsi="Times New Roman" w:cs="Times New Roman"/>
          <w:sz w:val="24"/>
          <w:szCs w:val="24"/>
        </w:rPr>
        <w:t xml:space="preserve"> </w:t>
      </w:r>
      <w:ins w:id="390" w:author="Wesner, Jeff S [2]" w:date="2022-08-16T14:47:00Z">
        <w:r w:rsidR="0057460B">
          <w:rPr>
            <w:rFonts w:ascii="Times New Roman" w:hAnsi="Times New Roman" w:cs="Times New Roman"/>
            <w:sz w:val="24"/>
            <w:szCs w:val="24"/>
          </w:rPr>
          <w:t xml:space="preserve">These results suggest a clear rationale for more broadly studying how microbiomes </w:t>
        </w:r>
      </w:ins>
      <w:ins w:id="391" w:author="Wesner, Jeff S [2]" w:date="2022-08-16T14:48:00Z">
        <w:r w:rsidR="0057460B">
          <w:rPr>
            <w:rFonts w:ascii="Times New Roman" w:hAnsi="Times New Roman" w:cs="Times New Roman"/>
            <w:sz w:val="24"/>
            <w:szCs w:val="24"/>
          </w:rPr>
          <w:t>are affected by functional feeding groups, particularly because the mechanistic basis is well-</w:t>
        </w:r>
        <w:proofErr w:type="spellStart"/>
        <w:r w:rsidR="0057460B">
          <w:rPr>
            <w:rFonts w:ascii="Times New Roman" w:hAnsi="Times New Roman" w:cs="Times New Roman"/>
            <w:sz w:val="24"/>
            <w:szCs w:val="24"/>
          </w:rPr>
          <w:t>devleopted</w:t>
        </w:r>
        <w:proofErr w:type="spellEnd"/>
        <w:r w:rsidR="0057460B">
          <w:rPr>
            <w:rFonts w:ascii="Times New Roman" w:hAnsi="Times New Roman" w:cs="Times New Roman"/>
            <w:sz w:val="24"/>
            <w:szCs w:val="24"/>
          </w:rPr>
          <w:t>. For example,</w:t>
        </w:r>
      </w:ins>
      <w:ins w:id="392" w:author="Wesner, Jeff S [2]" w:date="2022-08-16T14:47:00Z">
        <w:r w:rsidR="0057460B">
          <w:rPr>
            <w:rFonts w:ascii="Times New Roman" w:hAnsi="Times New Roman" w:cs="Times New Roman"/>
            <w:sz w:val="24"/>
            <w:szCs w:val="24"/>
          </w:rPr>
          <w:t xml:space="preserve"> </w:t>
        </w:r>
      </w:ins>
      <w:ins w:id="393" w:author="Wesner, Jeff S [2]" w:date="2022-08-16T14:48:00Z">
        <w:r w:rsidR="0057460B">
          <w:rPr>
            <w:rFonts w:ascii="Times New Roman" w:hAnsi="Times New Roman" w:cs="Times New Roman"/>
            <w:sz w:val="24"/>
            <w:szCs w:val="24"/>
          </w:rPr>
          <w:t>f</w:t>
        </w:r>
      </w:ins>
      <w:del w:id="394" w:author="Wesner, Jeff S [2]" w:date="2022-08-16T14:48:00Z">
        <w:r w:rsidR="00CE32F8" w:rsidDel="0057460B">
          <w:rPr>
            <w:rFonts w:ascii="Times New Roman" w:hAnsi="Times New Roman" w:cs="Times New Roman"/>
            <w:sz w:val="24"/>
            <w:szCs w:val="24"/>
          </w:rPr>
          <w:delText>F</w:delText>
        </w:r>
      </w:del>
      <w:r w:rsidR="00CE32F8">
        <w:rPr>
          <w:rFonts w:ascii="Times New Roman" w:hAnsi="Times New Roman" w:cs="Times New Roman"/>
          <w:sz w:val="24"/>
          <w:szCs w:val="24"/>
        </w:rPr>
        <w:t xml:space="preserve">reshwater macroinvertebrate functional feeding group (FFG) categorization is </w:t>
      </w:r>
      <w:r w:rsidR="00CE32F8" w:rsidRPr="00217E5C">
        <w:rPr>
          <w:rFonts w:ascii="Times New Roman" w:hAnsi="Times New Roman" w:cs="Times New Roman"/>
          <w:sz w:val="24"/>
          <w:szCs w:val="24"/>
        </w:rPr>
        <w:t>based on behavioral mechanisms of food acquisition</w:t>
      </w:r>
      <w:r w:rsidR="00CE32F8">
        <w:rPr>
          <w:rFonts w:ascii="Times New Roman" w:hAnsi="Times New Roman" w:cs="Times New Roman"/>
          <w:sz w:val="24"/>
          <w:szCs w:val="24"/>
        </w:rPr>
        <w:t xml:space="preserve"> and the type of materials consumed instead of</w:t>
      </w:r>
      <w:r w:rsidR="00CE32F8" w:rsidRPr="00217E5C">
        <w:rPr>
          <w:rFonts w:ascii="Times New Roman" w:hAnsi="Times New Roman" w:cs="Times New Roman"/>
          <w:sz w:val="24"/>
          <w:szCs w:val="24"/>
        </w:rPr>
        <w:t xml:space="preserve"> taxonomic </w:t>
      </w:r>
      <w:r w:rsidR="00CE32F8">
        <w:rPr>
          <w:rFonts w:ascii="Times New Roman" w:hAnsi="Times New Roman" w:cs="Times New Roman"/>
          <w:sz w:val="24"/>
          <w:szCs w:val="24"/>
        </w:rPr>
        <w:t xml:space="preserve">designation of macroinvertebrates </w:t>
      </w:r>
      <w:r w:rsidR="00CE32F8">
        <w:rPr>
          <w:rFonts w:ascii="Times New Roman" w:hAnsi="Times New Roman" w:cs="Times New Roman"/>
          <w:sz w:val="24"/>
          <w:szCs w:val="24"/>
        </w:rPr>
        <w:fldChar w:fldCharType="begin" w:fldLock="1"/>
      </w:r>
      <w:r w:rsidR="00CE32F8">
        <w:rPr>
          <w:rFonts w:ascii="Times New Roman" w:hAnsi="Times New Roman" w:cs="Times New Roman"/>
          <w:sz w:val="24"/>
          <w:szCs w:val="24"/>
        </w:rPr>
        <w:instrText>ADDIN CSL_CITATION {"citationItems":[{"id":"ITEM-1","itemData":{"DOI":"10.5772/intechopen.79913","ISBN":"978-1-83880-789-4","abstract":"Anthropogenic influences, such as changing climatic conditions, domestic and industrial pollution, eutrophication, and salinization, have great impacts on freshwater systems. Nutrient cycling in freshwater ecosystems, population dynamics and community structure, water quality, sustainability, and management of ecosystem stability are increasingly important. Establishing a management strategy using a multidisciplinary approach ensures the sustainability of water resources. The present and future work being done in the field of limnology is necessary for preserving and protecting our freshwater ecosystems. In this respect, limnology is a rapidly developing science that has many significant aspects. The scope of this book covers all aspects of freshwater environment studies, from physical and chemical to biological limnology. This book provides useful information on basic, experimental, and applied limnology to researchers and decision makers.\nBT - Limnology","author":[{"dropping-particle":"","family":"Gökçe","given":"Kenneth W Cummins ED1 - Didem","non-dropping-particle":"","parse-names":false,"suffix":""}],"id":"ITEM-1","issued":{"date-parts":[["2018"]]},"page":"Ch. 4","publisher":"IntechOpen","publisher-place":"Rijeka","title":"Functional Analysis of Stream Macroinvertebrates","type":"chapter"},"uris":["http://www.mendeley.com/documents/?uuid=aeb9401a-5de9-4f90-bbdb-697419d071b4","http://www.mendeley.com/documents/?uuid=03c12455-a39d-4df8-bdd9-8b33ac7a1415"]},{"id":"ITEM-2","itemData":{"DOI":"DOI: 10.29011/2690-9480.100129","author":[{"dropping-particle":"","family":"Cummins","given":"KW","non-dropping-particle":"","parse-names":false,"suffix":""}],"container-title":"Rep Glob Health Res","id":"ITEM-2","issue":"129","issued":{"date-parts":[["2021"]]},"page":"1-8","title":"The Use of Macroinvertebrate Functional Feeding Group Analysis to Evaluate, Monitor and Restore Stream Ecosystem Condition","type":"article-journal","volume":"4"},"uris":["http://www.mendeley.com/documents/?uuid=70709bfa-79c1-4b07-a3af-30af8aeef6e9","http://www.mendeley.com/documents/?uuid=05ad47ff-531c-402b-aa46-49f61fd23fef"]}],"mendeley":{"formattedCitation":"(Gökçe, 2018; Cummins, 2021)","plainTextFormattedCitation":"(Gökçe, 2018; Cummins, 2021)","previouslyFormattedCitation":"(Gökçe, 2018; Cummins, 2021)"},"properties":{"noteIndex":0},"schema":"https://github.com/citation-style-language/schema/raw/master/csl-citation.json"}</w:instrText>
      </w:r>
      <w:r w:rsidR="00CE32F8">
        <w:rPr>
          <w:rFonts w:ascii="Times New Roman" w:hAnsi="Times New Roman" w:cs="Times New Roman"/>
          <w:sz w:val="24"/>
          <w:szCs w:val="24"/>
        </w:rPr>
        <w:fldChar w:fldCharType="separate"/>
      </w:r>
      <w:r w:rsidR="00CE32F8" w:rsidRPr="00833043">
        <w:rPr>
          <w:rFonts w:ascii="Times New Roman" w:hAnsi="Times New Roman" w:cs="Times New Roman"/>
          <w:noProof/>
          <w:sz w:val="24"/>
          <w:szCs w:val="24"/>
        </w:rPr>
        <w:t>(Gökçe, 2018; Cummins, 2021)</w:t>
      </w:r>
      <w:r w:rsidR="00CE32F8">
        <w:rPr>
          <w:rFonts w:ascii="Times New Roman" w:hAnsi="Times New Roman" w:cs="Times New Roman"/>
          <w:sz w:val="24"/>
          <w:szCs w:val="24"/>
        </w:rPr>
        <w:fldChar w:fldCharType="end"/>
      </w:r>
      <w:r w:rsidR="00CE32F8">
        <w:rPr>
          <w:rFonts w:ascii="Times New Roman" w:hAnsi="Times New Roman" w:cs="Times New Roman"/>
          <w:sz w:val="24"/>
          <w:szCs w:val="24"/>
        </w:rPr>
        <w:t xml:space="preserve">. This approach allows for classifying hundreds of </w:t>
      </w:r>
      <w:del w:id="395" w:author="Wesner, Jeff S [2]" w:date="2022-08-16T14:36:00Z">
        <w:r w:rsidR="00CE32F8" w:rsidDel="009D3B8E">
          <w:rPr>
            <w:rFonts w:ascii="Times New Roman" w:hAnsi="Times New Roman" w:cs="Times New Roman"/>
            <w:sz w:val="24"/>
            <w:szCs w:val="24"/>
          </w:rPr>
          <w:delText xml:space="preserve">different </w:delText>
        </w:r>
      </w:del>
      <w:r w:rsidR="00CE32F8">
        <w:rPr>
          <w:rFonts w:ascii="Times New Roman" w:hAnsi="Times New Roman" w:cs="Times New Roman"/>
          <w:sz w:val="24"/>
          <w:szCs w:val="24"/>
        </w:rPr>
        <w:t>macroinvertebrate taxa into relevant ecological units</w:t>
      </w:r>
      <w:r w:rsidR="00CE32F8" w:rsidRPr="00B433F4">
        <w:rPr>
          <w:rFonts w:ascii="Times New Roman" w:hAnsi="Times New Roman" w:cs="Times New Roman"/>
          <w:sz w:val="24"/>
          <w:szCs w:val="24"/>
        </w:rPr>
        <w:t xml:space="preserve"> </w:t>
      </w:r>
      <w:r w:rsidR="00CE32F8" w:rsidRPr="00217E5C">
        <w:rPr>
          <w:rFonts w:ascii="Times New Roman" w:hAnsi="Times New Roman" w:cs="Times New Roman"/>
          <w:sz w:val="24"/>
          <w:szCs w:val="24"/>
        </w:rPr>
        <w:t xml:space="preserve">based on </w:t>
      </w:r>
      <w:r w:rsidR="00CE32F8">
        <w:rPr>
          <w:rFonts w:ascii="Times New Roman" w:hAnsi="Times New Roman" w:cs="Times New Roman"/>
          <w:sz w:val="24"/>
          <w:szCs w:val="24"/>
        </w:rPr>
        <w:t>how</w:t>
      </w:r>
      <w:r w:rsidR="00CE32F8" w:rsidRPr="00217E5C">
        <w:rPr>
          <w:rFonts w:ascii="Times New Roman" w:hAnsi="Times New Roman" w:cs="Times New Roman"/>
          <w:sz w:val="24"/>
          <w:szCs w:val="24"/>
        </w:rPr>
        <w:t xml:space="preserve"> they function and </w:t>
      </w:r>
      <w:r w:rsidR="00CE32F8">
        <w:rPr>
          <w:rFonts w:ascii="Times New Roman" w:hAnsi="Times New Roman" w:cs="Times New Roman"/>
          <w:sz w:val="24"/>
          <w:szCs w:val="24"/>
        </w:rPr>
        <w:t xml:space="preserve">acquire food </w:t>
      </w:r>
      <w:r w:rsidR="00CE32F8" w:rsidRPr="00217E5C">
        <w:rPr>
          <w:rFonts w:ascii="Times New Roman" w:hAnsi="Times New Roman" w:cs="Times New Roman"/>
          <w:sz w:val="24"/>
          <w:szCs w:val="24"/>
        </w:rPr>
        <w:t>in</w:t>
      </w:r>
      <w:r w:rsidR="00CE32F8">
        <w:rPr>
          <w:rFonts w:ascii="Times New Roman" w:hAnsi="Times New Roman" w:cs="Times New Roman"/>
          <w:sz w:val="24"/>
          <w:szCs w:val="24"/>
        </w:rPr>
        <w:t xml:space="preserve"> aquatic</w:t>
      </w:r>
      <w:r w:rsidR="00CE32F8" w:rsidRPr="00217E5C">
        <w:rPr>
          <w:rFonts w:ascii="Times New Roman" w:hAnsi="Times New Roman" w:cs="Times New Roman"/>
          <w:sz w:val="24"/>
          <w:szCs w:val="24"/>
        </w:rPr>
        <w:t xml:space="preserve"> ecosystem</w:t>
      </w:r>
      <w:r w:rsidR="00CE32F8">
        <w:rPr>
          <w:rFonts w:ascii="Times New Roman" w:hAnsi="Times New Roman" w:cs="Times New Roman"/>
          <w:sz w:val="24"/>
          <w:szCs w:val="24"/>
        </w:rPr>
        <w:t>s. There</w:t>
      </w:r>
      <w:r w:rsidR="00DD1AED">
        <w:rPr>
          <w:rFonts w:ascii="Times New Roman" w:hAnsi="Times New Roman" w:cs="Times New Roman"/>
          <w:sz w:val="24"/>
          <w:szCs w:val="24"/>
        </w:rPr>
        <w:t xml:space="preserve"> are significant physiological differences among various macroinvertebrate functional feeding groups, further making them critical physiological units that are useful beyond the ease of classification. </w:t>
      </w:r>
      <w:del w:id="396" w:author="Wesner, Jeff S [2]" w:date="2022-08-16T14:36:00Z">
        <w:r w:rsidR="00DD1AED" w:rsidDel="00FD021E">
          <w:rPr>
            <w:rFonts w:ascii="Times New Roman" w:hAnsi="Times New Roman" w:cs="Times New Roman"/>
            <w:sz w:val="24"/>
            <w:szCs w:val="24"/>
          </w:rPr>
          <w:delText>These d</w:delText>
        </w:r>
      </w:del>
      <w:ins w:id="397" w:author="Wesner, Jeff S [2]" w:date="2022-08-16T14:36:00Z">
        <w:r w:rsidR="00FD021E">
          <w:rPr>
            <w:rFonts w:ascii="Times New Roman" w:hAnsi="Times New Roman" w:cs="Times New Roman"/>
            <w:sz w:val="24"/>
            <w:szCs w:val="24"/>
          </w:rPr>
          <w:t>D</w:t>
        </w:r>
      </w:ins>
      <w:r w:rsidR="00DD1AED">
        <w:rPr>
          <w:rFonts w:ascii="Times New Roman" w:hAnsi="Times New Roman" w:cs="Times New Roman"/>
          <w:sz w:val="24"/>
          <w:szCs w:val="24"/>
        </w:rPr>
        <w:t>ifferences</w:t>
      </w:r>
      <w:ins w:id="398" w:author="Wesner, Jeff S [2]" w:date="2022-08-16T14:36:00Z">
        <w:r w:rsidR="00FD021E">
          <w:rPr>
            <w:rFonts w:ascii="Times New Roman" w:hAnsi="Times New Roman" w:cs="Times New Roman"/>
            <w:sz w:val="24"/>
            <w:szCs w:val="24"/>
          </w:rPr>
          <w:t xml:space="preserve"> among functional feeding groups</w:t>
        </w:r>
      </w:ins>
      <w:r w:rsidR="00DD1AED">
        <w:rPr>
          <w:rFonts w:ascii="Times New Roman" w:hAnsi="Times New Roman" w:cs="Times New Roman"/>
          <w:sz w:val="24"/>
          <w:szCs w:val="24"/>
        </w:rPr>
        <w:t xml:space="preserve"> are most </w:t>
      </w:r>
      <w:del w:id="399" w:author="Wesner, Jeff S [2]" w:date="2022-08-16T14:36:00Z">
        <w:r w:rsidR="00DD1AED" w:rsidDel="00FD021E">
          <w:rPr>
            <w:rFonts w:ascii="Times New Roman" w:hAnsi="Times New Roman" w:cs="Times New Roman"/>
            <w:sz w:val="24"/>
            <w:szCs w:val="24"/>
          </w:rPr>
          <w:delText xml:space="preserve">prevalent </w:delText>
        </w:r>
      </w:del>
      <w:ins w:id="400" w:author="Wesner, Jeff S [2]" w:date="2022-08-16T14:36:00Z">
        <w:r w:rsidR="00FD021E">
          <w:rPr>
            <w:rFonts w:ascii="Times New Roman" w:hAnsi="Times New Roman" w:cs="Times New Roman"/>
            <w:sz w:val="24"/>
            <w:szCs w:val="24"/>
          </w:rPr>
          <w:t>o</w:t>
        </w:r>
      </w:ins>
      <w:ins w:id="401" w:author="Wesner, Jeff S [2]" w:date="2022-08-16T14:37:00Z">
        <w:r w:rsidR="00FD021E">
          <w:rPr>
            <w:rFonts w:ascii="Times New Roman" w:hAnsi="Times New Roman" w:cs="Times New Roman"/>
            <w:sz w:val="24"/>
            <w:szCs w:val="24"/>
          </w:rPr>
          <w:t>bvious</w:t>
        </w:r>
      </w:ins>
      <w:ins w:id="402" w:author="Wesner, Jeff S [2]" w:date="2022-08-16T14:36:00Z">
        <w:r w:rsidR="00FD021E">
          <w:rPr>
            <w:rFonts w:ascii="Times New Roman" w:hAnsi="Times New Roman" w:cs="Times New Roman"/>
            <w:sz w:val="24"/>
            <w:szCs w:val="24"/>
          </w:rPr>
          <w:t xml:space="preserve"> </w:t>
        </w:r>
      </w:ins>
      <w:r w:rsidR="00DD1AED">
        <w:rPr>
          <w:rFonts w:ascii="Times New Roman" w:hAnsi="Times New Roman" w:cs="Times New Roman"/>
          <w:sz w:val="24"/>
          <w:szCs w:val="24"/>
        </w:rPr>
        <w:t>in the</w:t>
      </w:r>
      <w:r w:rsidR="00CE32F8">
        <w:rPr>
          <w:rFonts w:ascii="Times New Roman" w:hAnsi="Times New Roman" w:cs="Times New Roman"/>
          <w:sz w:val="24"/>
          <w:szCs w:val="24"/>
        </w:rPr>
        <w:t>ir</w:t>
      </w:r>
      <w:r w:rsidR="00DD1AED">
        <w:rPr>
          <w:rFonts w:ascii="Times New Roman" w:hAnsi="Times New Roman" w:cs="Times New Roman"/>
          <w:sz w:val="24"/>
          <w:szCs w:val="24"/>
        </w:rPr>
        <w:t xml:space="preserve"> distinct digestive physiologies; a rationale proposed for assessing gut microbiomes of freshwater macroinvertebrates almost two </w:t>
      </w:r>
      <w:proofErr w:type="spellStart"/>
      <w:r w:rsidR="00DD1AED">
        <w:rPr>
          <w:rFonts w:ascii="Times New Roman" w:hAnsi="Times New Roman" w:cs="Times New Roman"/>
          <w:sz w:val="24"/>
          <w:szCs w:val="24"/>
        </w:rPr>
        <w:t>decages</w:t>
      </w:r>
      <w:proofErr w:type="spellEnd"/>
      <w:r w:rsidR="00DD1AED">
        <w:rPr>
          <w:rFonts w:ascii="Times New Roman" w:hAnsi="Times New Roman" w:cs="Times New Roman"/>
          <w:sz w:val="24"/>
          <w:szCs w:val="24"/>
        </w:rPr>
        <w:t xml:space="preserve"> ago </w:t>
      </w:r>
      <w:r w:rsidR="00DD1AED">
        <w:rPr>
          <w:rFonts w:ascii="Times New Roman" w:hAnsi="Times New Roman" w:cs="Times New Roman"/>
          <w:sz w:val="24"/>
          <w:szCs w:val="24"/>
        </w:rPr>
        <w:fldChar w:fldCharType="begin" w:fldLock="1"/>
      </w:r>
      <w:r w:rsidR="00DD1AED">
        <w:rPr>
          <w:rFonts w:ascii="Times New Roman" w:hAnsi="Times New Roman" w:cs="Times New Roman"/>
          <w:sz w:val="24"/>
          <w:szCs w:val="24"/>
        </w:rPr>
        <w:instrText>ADDIN CSL_CITATION {"citationItems":[{"id":"ITEM-1","itemData":{"DOI":"10.1007/BF00171889","ISSN":"1432-184X","abstract":"This review of the literature concerns the gut microbiota of aquatic invertebrates and highlights the questions and processes that merit attention if an understanding of the role of gut microbes in the physiology of host invertebrates and nutrient dynamics of aquatic systems is to be gained. A substantial number of studies report the presence of gut microbes in aquatic invertebrates. Crustacea, Mollusca, and Echinodermata have received the most attention, with few studies involving other invertebrate groups. Different types of associations (e.g., ingestion, contribution of exoenzymes, incubation, parasitism) are reported to occur between gut microbes and aquatic invertebrates, and it is clear that gut bacterial communities cannot be treated as single functional entities, but that individual populations require examination. In addition, gut microbes may be either ingested transients or residents, the presence of which have different implications for the invertebrate. The most commonly reported genera of gut bacteria are Vibrio, Pseudomonas, Flavobacterium, Micrococcus, and Aeromonas. Quite a number of authors report the physiological properties of gut microbes (including enzyme activities and attributes such as nitrogen fixation), while less attention has been given to consideration of the colonization sites within the digestive tract, the density and turnover of gut bacteria, and the factors affecting the presence and nature of gut microflora. In addition, although a few studies have demonstrated a positive relationship between invertebrates and their gut microbiota, particularly with regard to nutrient gain by the invertebrate, very little conclusive evidence exists as to the role of bacteria in the physiology of host invertebrates. This has resulted from a lack of process-oriented studies. The findings for aquatic gut microbes are compared to those of gut bacteria associated with terrestrial invertebrates, where gut microbes contribute significantly to nutrient gain by the host in some environments.","author":[{"dropping-particle":"","family":"Harris","given":"Jean M","non-dropping-particle":"","parse-names":false,"suffix":""}],"container-title":"Microbial Ecology","id":"ITEM-1","issue":"3","issued":{"date-parts":[["1993","5"]]},"page":"195-231","title":"The presence, nature, and role of gut microflora in aquatic invertebrates: A synthesis","type":"article-journal","volume":"25"},"uris":["http://www.mendeley.com/documents/?uuid=2b80f7c7-14dd-4ba0-a404-d9c8608a6fa8"]}],"mendeley":{"formattedCitation":"(Harris, 1993)","plainTextFormattedCitation":"(Harris, 1993)","previouslyFormattedCitation":"(Harris, 1993)"},"properties":{"noteIndex":0},"schema":"https://github.com/citation-style-language/schema/raw/master/csl-citation.json"}</w:instrText>
      </w:r>
      <w:r w:rsidR="00DD1AED">
        <w:rPr>
          <w:rFonts w:ascii="Times New Roman" w:hAnsi="Times New Roman" w:cs="Times New Roman"/>
          <w:sz w:val="24"/>
          <w:szCs w:val="24"/>
        </w:rPr>
        <w:fldChar w:fldCharType="separate"/>
      </w:r>
      <w:r w:rsidR="00DD1AED" w:rsidRPr="003569A9">
        <w:rPr>
          <w:rFonts w:ascii="Times New Roman" w:hAnsi="Times New Roman" w:cs="Times New Roman"/>
          <w:noProof/>
          <w:sz w:val="24"/>
          <w:szCs w:val="24"/>
        </w:rPr>
        <w:t>(Harris, 1993)</w:t>
      </w:r>
      <w:r w:rsidR="00DD1AED">
        <w:rPr>
          <w:rFonts w:ascii="Times New Roman" w:hAnsi="Times New Roman" w:cs="Times New Roman"/>
          <w:sz w:val="24"/>
          <w:szCs w:val="24"/>
        </w:rPr>
        <w:fldChar w:fldCharType="end"/>
      </w:r>
      <w:r w:rsidR="00DD1AED">
        <w:rPr>
          <w:rFonts w:ascii="Times New Roman" w:hAnsi="Times New Roman" w:cs="Times New Roman"/>
          <w:sz w:val="24"/>
          <w:szCs w:val="24"/>
        </w:rPr>
        <w:t>. For example, f</w:t>
      </w:r>
      <w:r w:rsidR="00DD1AED" w:rsidRPr="003C1230">
        <w:rPr>
          <w:rFonts w:ascii="Times New Roman" w:hAnsi="Times New Roman" w:cs="Times New Roman"/>
          <w:sz w:val="24"/>
          <w:szCs w:val="24"/>
        </w:rPr>
        <w:t>ilter feeders</w:t>
      </w:r>
      <w:r w:rsidR="00DD1AED">
        <w:rPr>
          <w:rFonts w:ascii="Times New Roman" w:hAnsi="Times New Roman" w:cs="Times New Roman"/>
          <w:sz w:val="24"/>
          <w:szCs w:val="24"/>
        </w:rPr>
        <w:t xml:space="preserve">, such as </w:t>
      </w:r>
      <w:proofErr w:type="spellStart"/>
      <w:r w:rsidR="00DD1AED" w:rsidRPr="003C1230">
        <w:rPr>
          <w:rFonts w:ascii="Times New Roman" w:hAnsi="Times New Roman" w:cs="Times New Roman"/>
          <w:i/>
          <w:iCs/>
          <w:sz w:val="24"/>
          <w:szCs w:val="24"/>
        </w:rPr>
        <w:t>Hydropsychidae</w:t>
      </w:r>
      <w:proofErr w:type="spellEnd"/>
      <w:r w:rsidR="00DD1AED" w:rsidRPr="003C1230">
        <w:rPr>
          <w:rFonts w:ascii="Times New Roman" w:hAnsi="Times New Roman" w:cs="Times New Roman"/>
          <w:sz w:val="24"/>
          <w:szCs w:val="24"/>
        </w:rPr>
        <w:t xml:space="preserve"> (order Trichoptera) are characterized by slightly acidic to neutral gut pH </w:t>
      </w:r>
      <w:r w:rsidR="00DD1AED">
        <w:rPr>
          <w:rFonts w:ascii="Times New Roman" w:hAnsi="Times New Roman" w:cs="Times New Roman"/>
          <w:sz w:val="24"/>
          <w:szCs w:val="24"/>
        </w:rPr>
        <w:fldChar w:fldCharType="begin" w:fldLock="1"/>
      </w:r>
      <w:r w:rsidR="00224C21">
        <w:rPr>
          <w:rFonts w:ascii="Times New Roman" w:hAnsi="Times New Roman" w:cs="Times New Roman"/>
          <w:sz w:val="24"/>
          <w:szCs w:val="24"/>
        </w:rPr>
        <w:instrText>ADDIN CSL_CITATION {"citationItems":[{"id":"ITEM-1","itemData":{"author":[{"dropping-particle":"","family":"Martin","given":"M M","non-dropping-particle":"","parse-names":false,"suffix":""},{"dropping-particle":"","family":"Kukor","given":"J J","non-dropping-particle":"","parse-names":false,"suffix":""},{"dropping-particle":"","family":"Martin","given":"J S","non-dropping-particle":"","parse-names":false,"suffix":""},{"dropping-particle":"","family":"Lawson","given":"D L","non-dropping-particle":"","parse-names":false,"suffix":""},{"dropping-particle":"","family":"Merrit","given":"R W","non-dropping-particle":"","parse-names":false,"suffix":""}],"container-title":"Insect biochemistry","id":"ITEM-1","issued":{"date-parts":[["1981"]]},"language":"English","title":"Digestive enzymes of larvae of three species of caddisflies (Trichoptera)","type":"article","volume":"v. 11"},"uris":["http://www.mendeley.com/documents/?uuid=cd410b5a-3964-4b71-94cf-f5c0beafd5ea"]},{"id":"ITEM-2","itemData":{"author":[{"dropping-particle":"","family":"Anderson, N.H. and Cargill","given":"A.S.","non-dropping-particle":"","parse-names":false,"suffix":""}],"container-title":"Nutritional Ecology of Insects, Mites, Spiders and Related Invertebrates","editor":[{"dropping-particle":"","family":"IF. Slansky Jr. &amp; J.G. Rodriguez (eds.)","given":"","non-dropping-particle":"","parse-names":false,"suffix":""}],"id":"ITEM-2","issued":{"date-parts":[["1987"]]},"page":"902-925","publisher":"Jon Wiley &amp; Sons. New York, NY","title":"Nutritional ecology of aquatic detritivorous insects.","type":"chapter"},"uris":["http://www.mendeley.com/documents/?uuid=5de47967-5320-44c0-88b3-d825ac81f71c"]}],"mendeley":{"formattedCitation":"(Martin et al., 1981a; Anderson, N.H. and Cargill, 1987)","plainTextFormattedCitation":"(Martin et al., 1981a; Anderson, N.H. and Cargill, 1987)","previouslyFormattedCitation":"(Martin et al., 1981a; Anderson, N.H. and Cargill, 1987)"},"properties":{"noteIndex":0},"schema":"https://github.com/citation-style-language/schema/raw/master/csl-citation.json"}</w:instrText>
      </w:r>
      <w:r w:rsidR="00DD1AED">
        <w:rPr>
          <w:rFonts w:ascii="Times New Roman" w:hAnsi="Times New Roman" w:cs="Times New Roman"/>
          <w:sz w:val="24"/>
          <w:szCs w:val="24"/>
        </w:rPr>
        <w:fldChar w:fldCharType="separate"/>
      </w:r>
      <w:r w:rsidR="008A6AB2" w:rsidRPr="008A6AB2">
        <w:rPr>
          <w:rFonts w:ascii="Times New Roman" w:hAnsi="Times New Roman" w:cs="Times New Roman"/>
          <w:noProof/>
          <w:sz w:val="24"/>
          <w:szCs w:val="24"/>
        </w:rPr>
        <w:t>(Martin et al., 1981a; Anderson, N.H. and Cargill, 1987)</w:t>
      </w:r>
      <w:r w:rsidR="00DD1AED">
        <w:rPr>
          <w:rFonts w:ascii="Times New Roman" w:hAnsi="Times New Roman" w:cs="Times New Roman"/>
          <w:sz w:val="24"/>
          <w:szCs w:val="24"/>
        </w:rPr>
        <w:fldChar w:fldCharType="end"/>
      </w:r>
      <w:r w:rsidR="00DD1AED" w:rsidRPr="003C1230">
        <w:rPr>
          <w:rFonts w:ascii="Times New Roman" w:hAnsi="Times New Roman" w:cs="Times New Roman"/>
          <w:sz w:val="24"/>
          <w:szCs w:val="24"/>
        </w:rPr>
        <w:t xml:space="preserve"> or slightly alkaline gut pH and hindgut enlargements in the case of Chironomidae (order Diptera) </w:t>
      </w:r>
      <w:r w:rsidR="00DD1AED">
        <w:rPr>
          <w:rFonts w:ascii="Times New Roman" w:hAnsi="Times New Roman" w:cs="Times New Roman"/>
          <w:sz w:val="24"/>
          <w:szCs w:val="24"/>
        </w:rPr>
        <w:fldChar w:fldCharType="begin" w:fldLock="1"/>
      </w:r>
      <w:r w:rsidR="00DD1AED">
        <w:rPr>
          <w:rFonts w:ascii="Times New Roman" w:hAnsi="Times New Roman" w:cs="Times New Roman"/>
          <w:sz w:val="24"/>
          <w:szCs w:val="24"/>
        </w:rPr>
        <w:instrText>ADDIN CSL_CITATION {"citationItems":[{"id":"ITEM-1","itemData":{"PMID":"6351718","abstract":"Literature of the last decade is reviewed covering: food resources of stream invertebrates, invertebrate functional feeding groups, resource partitioning and temperature-food interaction, and microbial-animal associations.","author":[{"dropping-particle":"","family":"Cummins","given":"K W Klug M J","non-dropping-particle":"","parse-names":false,"suffix":""}],"container-title":"Annu. Rev. Ecol. Syst., 10, 147-172, (1979)","id":"ITEM-1","issued":{"date-parts":[["1979"]]},"title":"Feeding ecology of stream invertebrates","type":"article-journal"},"uris":["http://www.mendeley.com/documents/?uuid=1735450c-7243-4cb5-b4ba-7fb4f76c5e23"]},{"id":"ITEM-2","itemData":{"ISSN":"00298549, 14321939","abstract":"The digestive system of larvae of Tipula abdominalis (Diptera, Tipulidae), a stream detritivore, is poorly adapted for the digestion of the major polysaccharides in its diet, but well adapted for the digestion of protein. These crane fly larvae are unable to digest the major cell wall polysaccharides of higher plants, i.e., cellulose, hemicellulose and pectin. The only polysaccharides toward which the midguts of T. abdominalis exhibited any activity were &amp;#x3b1;-amylose and laminarin, indicating that polysaccharide digestion is restricted to &amp;#x3b1;-1,4- and &amp;#x3b2;-1,3-glucans. The most concentrated source of these two classes of carbohydrates in submerged leaf litter would be associated fungal tissue. The midgut of T. abdominalis is strongly alkaline throughout, with a maximum pH near 11.5 in a narrow zone near the midpoint. Proteolytic activity in the midgut is extraordinarily high, and the pH optimum for midgut proteolytic activity is above 11. We conclude that the high alkalinity and high proteolytic activity observed in T. abdominalis larvae are manifestations of a highly efficient protein-digesting system, a system of crucial importance to a nitrogen-limited organism which must derive its nitrogen from a resource in which much of the limited nitrogen present is in a \"bound\" form in complexes of proteins with lignins and polyphenols.","author":[{"dropping-particle":"","family":"Martin","given":"M M","non-dropping-particle":"","parse-names":false,"suffix":""},{"dropping-particle":"","family":"Martin","given":"J S","non-dropping-particle":"","parse-names":false,"suffix":""},{"dropping-particle":"","family":"Kukor","given":"J J","non-dropping-particle":"","parse-names":false,"suffix":""},{"dropping-particle":"","family":"Merritt","given":"R W","non-dropping-particle":"","parse-names":false,"suffix":""}],"container-title":"Oecologia","id":"ITEM-2","issue":"3","issued":{"date-parts":[["1980"]]},"page":"360-364","publisher":"Springer","title":"The Digestion of Protein and Carbohydrate by the Stream Detritivore, Tipula abdominalis (Diptera, Tipulidae)","type":"article-journal","volume":"46"},"uris":["http://www.mendeley.com/documents/?uuid=458cc654-b1a6-4c06-9239-e7763ab3cc03"]}],"mendeley":{"formattedCitation":"(Cummins, 1979; Martin et al., 1980)","plainTextFormattedCitation":"(Cummins, 1979; Martin et al., 1980)","previouslyFormattedCitation":"(Cummins, 1979; Martin et al., 1980)"},"properties":{"noteIndex":0},"schema":"https://github.com/citation-style-language/schema/raw/master/csl-citation.json"}</w:instrText>
      </w:r>
      <w:r w:rsidR="00DD1AED">
        <w:rPr>
          <w:rFonts w:ascii="Times New Roman" w:hAnsi="Times New Roman" w:cs="Times New Roman"/>
          <w:sz w:val="24"/>
          <w:szCs w:val="24"/>
        </w:rPr>
        <w:fldChar w:fldCharType="separate"/>
      </w:r>
      <w:r w:rsidR="00DD1AED" w:rsidRPr="00CA173D">
        <w:rPr>
          <w:rFonts w:ascii="Times New Roman" w:hAnsi="Times New Roman" w:cs="Times New Roman"/>
          <w:noProof/>
          <w:sz w:val="24"/>
          <w:szCs w:val="24"/>
        </w:rPr>
        <w:t>(Cummins, 1979; Martin et al., 1980)</w:t>
      </w:r>
      <w:r w:rsidR="00DD1AED">
        <w:rPr>
          <w:rFonts w:ascii="Times New Roman" w:hAnsi="Times New Roman" w:cs="Times New Roman"/>
          <w:sz w:val="24"/>
          <w:szCs w:val="24"/>
        </w:rPr>
        <w:fldChar w:fldCharType="end"/>
      </w:r>
      <w:r w:rsidR="00DD1AED" w:rsidRPr="003C1230">
        <w:rPr>
          <w:rFonts w:ascii="Times New Roman" w:hAnsi="Times New Roman" w:cs="Times New Roman"/>
          <w:sz w:val="24"/>
          <w:szCs w:val="24"/>
        </w:rPr>
        <w:t xml:space="preserve">. Grazers/collectors, such as </w:t>
      </w:r>
      <w:proofErr w:type="spellStart"/>
      <w:r w:rsidR="00DD1AED" w:rsidRPr="009F1497">
        <w:rPr>
          <w:rFonts w:ascii="Times New Roman" w:hAnsi="Times New Roman" w:cs="Times New Roman"/>
          <w:i/>
          <w:iCs/>
          <w:sz w:val="24"/>
          <w:szCs w:val="24"/>
        </w:rPr>
        <w:t>Baetidae</w:t>
      </w:r>
      <w:proofErr w:type="spellEnd"/>
      <w:r w:rsidR="00DD1AED" w:rsidRPr="003C1230">
        <w:rPr>
          <w:rFonts w:ascii="Times New Roman" w:hAnsi="Times New Roman" w:cs="Times New Roman"/>
          <w:sz w:val="24"/>
          <w:szCs w:val="24"/>
        </w:rPr>
        <w:t xml:space="preserve"> and </w:t>
      </w:r>
      <w:proofErr w:type="spellStart"/>
      <w:r w:rsidR="00DD1AED" w:rsidRPr="009F1497">
        <w:rPr>
          <w:rFonts w:ascii="Times New Roman" w:hAnsi="Times New Roman" w:cs="Times New Roman"/>
          <w:i/>
          <w:iCs/>
          <w:sz w:val="24"/>
          <w:szCs w:val="24"/>
        </w:rPr>
        <w:t>Leptophlebidae</w:t>
      </w:r>
      <w:proofErr w:type="spellEnd"/>
      <w:r w:rsidR="00DD1AED" w:rsidRPr="003C1230">
        <w:rPr>
          <w:rFonts w:ascii="Times New Roman" w:hAnsi="Times New Roman" w:cs="Times New Roman"/>
          <w:sz w:val="24"/>
          <w:szCs w:val="24"/>
        </w:rPr>
        <w:t xml:space="preserve"> (order Ephemeroptera)</w:t>
      </w:r>
      <w:r w:rsidR="00DD1AED">
        <w:rPr>
          <w:rFonts w:ascii="Times New Roman" w:hAnsi="Times New Roman" w:cs="Times New Roman"/>
          <w:sz w:val="24"/>
          <w:szCs w:val="24"/>
        </w:rPr>
        <w:t>,</w:t>
      </w:r>
      <w:r w:rsidR="00DD1AED" w:rsidRPr="003C1230">
        <w:rPr>
          <w:rFonts w:ascii="Times New Roman" w:hAnsi="Times New Roman" w:cs="Times New Roman"/>
          <w:sz w:val="24"/>
          <w:szCs w:val="24"/>
        </w:rPr>
        <w:t xml:space="preserve"> are morphologically adapted to feed on biofilm and have neutral to slightly alkaline gut </w:t>
      </w:r>
      <w:proofErr w:type="spellStart"/>
      <w:r w:rsidR="00DD1AED" w:rsidRPr="003C1230">
        <w:rPr>
          <w:rFonts w:ascii="Times New Roman" w:hAnsi="Times New Roman" w:cs="Times New Roman"/>
          <w:sz w:val="24"/>
          <w:szCs w:val="24"/>
        </w:rPr>
        <w:t>pHs</w:t>
      </w:r>
      <w:proofErr w:type="spellEnd"/>
      <w:r w:rsidR="00DD1AED" w:rsidRPr="003C1230">
        <w:rPr>
          <w:rFonts w:ascii="Times New Roman" w:hAnsi="Times New Roman" w:cs="Times New Roman"/>
          <w:sz w:val="24"/>
          <w:szCs w:val="24"/>
        </w:rPr>
        <w:t xml:space="preserve"> </w:t>
      </w:r>
      <w:r w:rsidR="00DD1AED">
        <w:rPr>
          <w:rFonts w:ascii="Times New Roman" w:hAnsi="Times New Roman" w:cs="Times New Roman"/>
          <w:sz w:val="24"/>
          <w:szCs w:val="24"/>
        </w:rPr>
        <w:fldChar w:fldCharType="begin" w:fldLock="1"/>
      </w:r>
      <w:r w:rsidR="00224C21">
        <w:rPr>
          <w:rFonts w:ascii="Times New Roman" w:hAnsi="Times New Roman" w:cs="Times New Roman"/>
          <w:sz w:val="24"/>
          <w:szCs w:val="24"/>
        </w:rPr>
        <w:instrText>ADDIN CSL_CITATION {"citationItems":[{"id":"ITEM-1","itemData":{"ISSN":"00953628, 1432184X","abstract":"The fate of bacteria in the food of a common freshwater invertebrate has been studied both in controlled laboratory experiments and in a stream sediment. The animal chosen was the larva of the burrowing mayfly, Ephemera danica. It ingested all available bacteria nonselectively. More bacteria were found associated with the hindgut than with the mesenteron despite continuous plug flow of food through the alimentary canal. Species of bacteria were affected in different ways. Aeromonas hydrophila and Citrobacter freundii were both digested, the former selectively. Flavobacterium sp. and other unidentified species appeared to attach to the hindgut wall. Digestion of bacteria was not due to a sudden change in pH.","author":[{"dropping-particle":"","family":"Austin","given":"D A","non-dropping-particle":"","parse-names":false,"suffix":""},{"dropping-particle":"","family":"Baker","given":"J H","non-dropping-particle":"","parse-names":false,"suffix":""}],"container-title":"Microbial Ecology","id":"ITEM-1","issue":"3","issued":{"date-parts":[["1988"]]},"page":"1-10","publisher":"Springer","title":"Fate of bacteria ingested by larvae of the freshwater mayfly, &lt;Emphasis Type=\"Italic\"&gt;Ephemera danica &lt;/Emphasis&gt;","type":"article-journal","volume":"15"},"uris":["http://www.mendeley.com/documents/?uuid=613a6339-6445-4583-becb-4426df892eaa"]}],"mendeley":{"formattedCitation":"(Austin and Baker, 1988)","plainTextFormattedCitation":"(Austin and Baker, 1988)","previouslyFormattedCitation":"(Austin and Baker, 1988)"},"properties":{"noteIndex":0},"schema":"https://github.com/citation-style-language/schema/raw/master/csl-citation.json"}</w:instrText>
      </w:r>
      <w:r w:rsidR="00DD1AED">
        <w:rPr>
          <w:rFonts w:ascii="Times New Roman" w:hAnsi="Times New Roman" w:cs="Times New Roman"/>
          <w:sz w:val="24"/>
          <w:szCs w:val="24"/>
        </w:rPr>
        <w:fldChar w:fldCharType="separate"/>
      </w:r>
      <w:r w:rsidR="008A6AB2" w:rsidRPr="008A6AB2">
        <w:rPr>
          <w:rFonts w:ascii="Times New Roman" w:hAnsi="Times New Roman" w:cs="Times New Roman"/>
          <w:noProof/>
          <w:sz w:val="24"/>
          <w:szCs w:val="24"/>
        </w:rPr>
        <w:t>(Austin and Baker, 1988)</w:t>
      </w:r>
      <w:r w:rsidR="00DD1AED">
        <w:rPr>
          <w:rFonts w:ascii="Times New Roman" w:hAnsi="Times New Roman" w:cs="Times New Roman"/>
          <w:sz w:val="24"/>
          <w:szCs w:val="24"/>
        </w:rPr>
        <w:fldChar w:fldCharType="end"/>
      </w:r>
      <w:r w:rsidR="00DD1AED">
        <w:rPr>
          <w:rFonts w:ascii="Times New Roman" w:hAnsi="Times New Roman" w:cs="Times New Roman"/>
          <w:sz w:val="24"/>
          <w:szCs w:val="24"/>
        </w:rPr>
        <w:t xml:space="preserve">. Finally, predatory freshwater macroinvertebrates tend to have comparatively more alkaline gut </w:t>
      </w:r>
      <w:proofErr w:type="spellStart"/>
      <w:r w:rsidR="00DD1AED">
        <w:rPr>
          <w:rFonts w:ascii="Times New Roman" w:hAnsi="Times New Roman" w:cs="Times New Roman"/>
          <w:sz w:val="24"/>
          <w:szCs w:val="24"/>
        </w:rPr>
        <w:t>pHs</w:t>
      </w:r>
      <w:proofErr w:type="spellEnd"/>
      <w:r w:rsidR="00DD1AED">
        <w:rPr>
          <w:rFonts w:ascii="Times New Roman" w:hAnsi="Times New Roman" w:cs="Times New Roman"/>
          <w:sz w:val="24"/>
          <w:szCs w:val="24"/>
        </w:rPr>
        <w:t xml:space="preserve"> than other functional feeding groups </w:t>
      </w:r>
      <w:r w:rsidR="00DD1AED">
        <w:rPr>
          <w:rFonts w:ascii="Times New Roman" w:hAnsi="Times New Roman" w:cs="Times New Roman"/>
          <w:sz w:val="24"/>
          <w:szCs w:val="24"/>
        </w:rPr>
        <w:fldChar w:fldCharType="begin" w:fldLock="1"/>
      </w:r>
      <w:r w:rsidR="00DD1AED">
        <w:rPr>
          <w:rFonts w:ascii="Times New Roman" w:hAnsi="Times New Roman" w:cs="Times New Roman"/>
          <w:sz w:val="24"/>
          <w:szCs w:val="24"/>
        </w:rPr>
        <w:instrText>ADDIN CSL_CITATION {"citationItems":[{"id":"ITEM-1","itemData":{"author":[{"dropping-particle":"","family":"Anderson, N.H. and Cargill","given":"A.S.","non-dropping-particle":"","parse-names":false,"suffix":""}],"container-title":"Nutritional Ecology of Insects, Mites, Spiders and Related Invertebrates","editor":[{"dropping-particle":"","family":"IF. Slansky Jr. &amp; J.G. Rodriguez (eds.)","given":"","non-dropping-particle":"","parse-names":false,"suffix":""}],"id":"ITEM-1","issued":{"date-parts":[["1987"]]},"page":"902-925","publisher":"Jon Wiley &amp; Sons. New York, NY","title":"Nutritional ecology of aquatic detritivorous insects.","type":"chapter"},"uris":["http://www.mendeley.com/documents/?uuid=5de47967-5320-44c0-88b3-d825ac81f71c"]},{"id":"ITEM-2","itemData":{"DOI":"http://doi.org/10.1016/j.cbpa.2011.07.014","ISSN":"1095-6433","abstract":"The digestive enzymes of two stoneflies species, Hemimelaena flaviventris and Isoperla morenica, were studied for the first time. These species are temporary water inhabitants and exhibit great feeding plasticity. Although they are traditionally referred to as predators, a previous study revealed that H. flaviventris incorporates some diatoms into its diet in addition to feeding usually on several prey, and I. morenica (in that study under the name of I. curtata) only feeds on animals occasionally. The enzymatic activities of digestive amylase, lipase, protease, trypsin and chymotrypsin were determined for each species at the same developmental stage. The results show that H. flaviventris has a greater digestive enzymatic pool and higher relative and absolute protease, lipase and trypsin activities than I. morenica. The latter has a relative higher amylase activity. As higher amylase activity is typical of phytophagous species and higher protease activity typical of carnivorous species; these results reveal that H. flaviventris is a more efficient zoophagous species than I. morenica. The ecological implications of these findings, including the higher secondary production of H. flaviventris in its habitat, are discussed.","author":[{"dropping-particle":"","family":"Tierno de Figueroa","given":"J M","non-dropping-particle":"","parse-names":false,"suffix":""},{"dropping-particle":"","family":"Trenzado","given":"C E","non-dropping-particle":"","parse-names":false,"suffix":""},{"dropping-particle":"","family":"López-Rodríguez","given":"M J","non-dropping-particle":"","parse-names":false,"suffix":""},{"dropping-particle":"","family":"Sanz","given":"A","non-dropping-particle":"","parse-names":false,"suffix":""}],"container-title":"Comparative Biochemistry and Physiology Part A: Molecular &amp; Integrative Physiology","id":"ITEM-2","issue":"3","issued":{"date-parts":[["2011","11"]]},"page":"426-430","title":"Digestive enzyme activity of two stonefly species (Insecta, Plecoptera) and their feeding habits","type":"article-journal","volume":"160"},"uris":["http://www.mendeley.com/documents/?uuid=ef96a64c-6155-4202-ab59-9959fce3ff62"]}],"mendeley":{"formattedCitation":"(Anderson, N.H. and Cargill, 1987; Tierno de Figueroa et al., 2011)","plainTextFormattedCitation":"(Anderson, N.H. and Cargill, 1987; Tierno de Figueroa et al., 2011)","previouslyFormattedCitation":"(Anderson, N.H. and Cargill, 1987; Tierno de Figueroa et al., 2011)"},"properties":{"noteIndex":0},"schema":"https://github.com/citation-style-language/schema/raw/master/csl-citation.json"}</w:instrText>
      </w:r>
      <w:r w:rsidR="00DD1AED">
        <w:rPr>
          <w:rFonts w:ascii="Times New Roman" w:hAnsi="Times New Roman" w:cs="Times New Roman"/>
          <w:sz w:val="24"/>
          <w:szCs w:val="24"/>
        </w:rPr>
        <w:fldChar w:fldCharType="separate"/>
      </w:r>
      <w:r w:rsidR="00DD1AED" w:rsidRPr="000F554F">
        <w:rPr>
          <w:rFonts w:ascii="Times New Roman" w:hAnsi="Times New Roman" w:cs="Times New Roman"/>
          <w:noProof/>
          <w:sz w:val="24"/>
          <w:szCs w:val="24"/>
        </w:rPr>
        <w:t>(Anderson, N.H. and Cargill, 1987; Tierno de Figueroa et al., 2011)</w:t>
      </w:r>
      <w:r w:rsidR="00DD1AED">
        <w:rPr>
          <w:rFonts w:ascii="Times New Roman" w:hAnsi="Times New Roman" w:cs="Times New Roman"/>
          <w:sz w:val="24"/>
          <w:szCs w:val="24"/>
        </w:rPr>
        <w:fldChar w:fldCharType="end"/>
      </w:r>
      <w:r w:rsidR="00DD1AED">
        <w:rPr>
          <w:rFonts w:ascii="Times New Roman" w:hAnsi="Times New Roman" w:cs="Times New Roman"/>
          <w:sz w:val="24"/>
          <w:szCs w:val="24"/>
        </w:rPr>
        <w:t xml:space="preserve">. These different gut conditions may be driving differences in associated gut microbiomes among freshwater </w:t>
      </w:r>
      <w:r w:rsidR="00824B2F">
        <w:rPr>
          <w:rFonts w:ascii="Times New Roman" w:hAnsi="Times New Roman" w:cs="Times New Roman"/>
          <w:sz w:val="24"/>
          <w:szCs w:val="24"/>
        </w:rPr>
        <w:t>macroinvertebrate functional feeding groups in this study</w:t>
      </w:r>
      <w:r w:rsidR="00DD1AED">
        <w:rPr>
          <w:rFonts w:ascii="Times New Roman" w:hAnsi="Times New Roman" w:cs="Times New Roman"/>
          <w:sz w:val="24"/>
          <w:szCs w:val="24"/>
        </w:rPr>
        <w:t xml:space="preserve">. </w:t>
      </w:r>
    </w:p>
    <w:p w14:paraId="0CE0FB99" w14:textId="5D239A10" w:rsidR="00BB1A0D" w:rsidDel="00DD6435" w:rsidRDefault="0057460B" w:rsidP="00AC497B">
      <w:pPr>
        <w:spacing w:line="480" w:lineRule="auto"/>
        <w:ind w:firstLine="720"/>
        <w:rPr>
          <w:del w:id="403" w:author="Wesner, Jeff S [2]" w:date="2022-08-16T14:53:00Z"/>
          <w:rFonts w:ascii="Times New Roman" w:hAnsi="Times New Roman" w:cs="Times New Roman"/>
          <w:sz w:val="24"/>
          <w:szCs w:val="24"/>
        </w:rPr>
      </w:pPr>
      <w:ins w:id="404" w:author="Wesner, Jeff S [2]" w:date="2022-08-16T14:50:00Z">
        <w:r>
          <w:rPr>
            <w:rFonts w:ascii="Times New Roman" w:hAnsi="Times New Roman" w:cs="Times New Roman"/>
            <w:sz w:val="24"/>
            <w:szCs w:val="24"/>
          </w:rPr>
          <w:lastRenderedPageBreak/>
          <w:t>An additional reason to understand mechanisms that govern the microbiome in freshwater insects is that mi</w:t>
        </w:r>
      </w:ins>
      <w:ins w:id="405" w:author="Wesner, Jeff S [2]" w:date="2022-08-16T14:51:00Z">
        <w:r>
          <w:rPr>
            <w:rFonts w:ascii="Times New Roman" w:hAnsi="Times New Roman" w:cs="Times New Roman"/>
            <w:sz w:val="24"/>
            <w:szCs w:val="24"/>
          </w:rPr>
          <w:t xml:space="preserve">crobiomes may affect ecosystem-level processes like nutrient cycling. For example, </w:t>
        </w:r>
      </w:ins>
      <w:del w:id="406" w:author="Wesner, Jeff S [2]" w:date="2022-08-16T14:51:00Z">
        <w:r w:rsidR="00824B2F" w:rsidDel="0057460B">
          <w:rPr>
            <w:rFonts w:ascii="Times New Roman" w:hAnsi="Times New Roman" w:cs="Times New Roman"/>
            <w:sz w:val="24"/>
            <w:szCs w:val="24"/>
          </w:rPr>
          <w:delText>Additionally</w:delText>
        </w:r>
      </w:del>
      <w:r w:rsidR="00DD1AED">
        <w:rPr>
          <w:rFonts w:ascii="Times New Roman" w:hAnsi="Times New Roman" w:cs="Times New Roman"/>
          <w:sz w:val="24"/>
          <w:szCs w:val="24"/>
        </w:rPr>
        <w:t>, differences in gut microenvironmental conditions</w:t>
      </w:r>
      <w:r w:rsidR="00824B2F">
        <w:rPr>
          <w:rFonts w:ascii="Times New Roman" w:hAnsi="Times New Roman" w:cs="Times New Roman"/>
          <w:sz w:val="24"/>
          <w:szCs w:val="24"/>
        </w:rPr>
        <w:t xml:space="preserve"> among functional feeding groups</w:t>
      </w:r>
      <w:r w:rsidR="00DD1AED">
        <w:rPr>
          <w:rFonts w:ascii="Times New Roman" w:hAnsi="Times New Roman" w:cs="Times New Roman"/>
          <w:sz w:val="24"/>
          <w:szCs w:val="24"/>
        </w:rPr>
        <w:t xml:space="preserve"> have been determined to underscore differences in microbial functions of </w:t>
      </w:r>
      <w:r w:rsidR="00824B2F">
        <w:rPr>
          <w:rFonts w:ascii="Times New Roman" w:hAnsi="Times New Roman" w:cs="Times New Roman"/>
          <w:sz w:val="24"/>
          <w:szCs w:val="24"/>
        </w:rPr>
        <w:t>in these groups.</w:t>
      </w:r>
      <w:r w:rsidR="00DD1AED">
        <w:rPr>
          <w:rFonts w:ascii="Times New Roman" w:hAnsi="Times New Roman" w:cs="Times New Roman"/>
          <w:sz w:val="24"/>
          <w:szCs w:val="24"/>
        </w:rPr>
        <w:t xml:space="preserve"> Well-characterized differences </w:t>
      </w:r>
      <w:r w:rsidR="00824B2F">
        <w:rPr>
          <w:rFonts w:ascii="Times New Roman" w:hAnsi="Times New Roman" w:cs="Times New Roman"/>
          <w:sz w:val="24"/>
          <w:szCs w:val="24"/>
        </w:rPr>
        <w:t xml:space="preserve">in </w:t>
      </w:r>
      <w:r w:rsidR="00DD1AED">
        <w:rPr>
          <w:rFonts w:ascii="Times New Roman" w:hAnsi="Times New Roman" w:cs="Times New Roman"/>
          <w:sz w:val="24"/>
          <w:szCs w:val="24"/>
        </w:rPr>
        <w:t>microbe-mediated nitrous oxide (N</w:t>
      </w:r>
      <w:r w:rsidR="00DD1AED" w:rsidRPr="009F1497">
        <w:rPr>
          <w:rFonts w:ascii="Times New Roman" w:hAnsi="Times New Roman" w:cs="Times New Roman"/>
          <w:sz w:val="24"/>
          <w:szCs w:val="24"/>
          <w:vertAlign w:val="subscript"/>
        </w:rPr>
        <w:t>2</w:t>
      </w:r>
      <w:r w:rsidR="00DD1AED">
        <w:rPr>
          <w:rFonts w:ascii="Times New Roman" w:hAnsi="Times New Roman" w:cs="Times New Roman"/>
          <w:sz w:val="24"/>
          <w:szCs w:val="24"/>
        </w:rPr>
        <w:t xml:space="preserve">O) emission rates </w:t>
      </w:r>
      <w:r w:rsidR="00824B2F">
        <w:rPr>
          <w:rFonts w:ascii="Times New Roman" w:hAnsi="Times New Roman" w:cs="Times New Roman"/>
          <w:sz w:val="24"/>
          <w:szCs w:val="24"/>
        </w:rPr>
        <w:t xml:space="preserve">among </w:t>
      </w:r>
      <w:r w:rsidR="00DD1AED">
        <w:rPr>
          <w:rFonts w:ascii="Times New Roman" w:hAnsi="Times New Roman" w:cs="Times New Roman"/>
          <w:sz w:val="24"/>
          <w:szCs w:val="24"/>
        </w:rPr>
        <w:t xml:space="preserve">different freshwater macroinvertebrate functional feeding groups </w:t>
      </w:r>
      <w:r w:rsidR="00824B2F">
        <w:rPr>
          <w:rFonts w:ascii="Times New Roman" w:hAnsi="Times New Roman" w:cs="Times New Roman"/>
          <w:sz w:val="24"/>
          <w:szCs w:val="24"/>
        </w:rPr>
        <w:t xml:space="preserve">have been documented, </w:t>
      </w:r>
      <w:r w:rsidR="00DD1AED">
        <w:rPr>
          <w:rFonts w:ascii="Times New Roman" w:hAnsi="Times New Roman" w:cs="Times New Roman"/>
          <w:sz w:val="24"/>
          <w:szCs w:val="24"/>
        </w:rPr>
        <w:t>with filter-feeders emitting the highest N</w:t>
      </w:r>
      <w:r w:rsidR="00DD1AED" w:rsidRPr="009F1497">
        <w:rPr>
          <w:rFonts w:ascii="Times New Roman" w:hAnsi="Times New Roman" w:cs="Times New Roman"/>
          <w:sz w:val="24"/>
          <w:szCs w:val="24"/>
          <w:vertAlign w:val="subscript"/>
        </w:rPr>
        <w:t>2</w:t>
      </w:r>
      <w:r w:rsidR="00DD1AED">
        <w:rPr>
          <w:rFonts w:ascii="Times New Roman" w:hAnsi="Times New Roman" w:cs="Times New Roman"/>
          <w:sz w:val="24"/>
          <w:szCs w:val="24"/>
        </w:rPr>
        <w:t>O, followed by shredders, grazers, and predators</w:t>
      </w:r>
      <w:r w:rsidR="00824B2F">
        <w:rPr>
          <w:rFonts w:ascii="Times New Roman" w:hAnsi="Times New Roman" w:cs="Times New Roman"/>
          <w:sz w:val="24"/>
          <w:szCs w:val="24"/>
        </w:rPr>
        <w:t xml:space="preserve"> </w:t>
      </w:r>
      <w:r w:rsidR="00DD1AED">
        <w:rPr>
          <w:rFonts w:ascii="Times New Roman" w:hAnsi="Times New Roman" w:cs="Times New Roman"/>
          <w:sz w:val="24"/>
          <w:szCs w:val="24"/>
        </w:rPr>
        <w:fldChar w:fldCharType="begin" w:fldLock="1"/>
      </w:r>
      <w:r w:rsidR="00DD1AED">
        <w:rPr>
          <w:rFonts w:ascii="Times New Roman" w:hAnsi="Times New Roman" w:cs="Times New Roman"/>
          <w:sz w:val="24"/>
          <w:szCs w:val="24"/>
        </w:rPr>
        <w:instrText>ADDIN CSL_CITATION {"citationItems":[{"id":"ITEM-1","itemData":{"DOI":"10.1073/pnas.0808228106","ISBN":"0027-8424","ISSN":"1091-6490","PMID":"19255427","abstract":"A large variety of aquatic animals was found to emit the potent greenhouse gas nitrous oxide when nitrate was present in the environment. The emission was ascribed to denitrification by ingested bacteria in the anoxic animal gut, and the exceptionally high N(2)O-to-N(2) production ratio suggested delayed induction of the last step of denitrification. Filter- and deposit-feeding animal species showed the highest rates of nitrous oxide emission and predators the lowest, probably reflecting the different amounts of denitrifying bacteria in the diet. We estimate that nitrous oxide emission by aquatic animals is quantitatively important in nitrate-rich aquatic environments like freshwater, coastal marine, and deep-sea ecosystems. The contribution of this source to overall nitrous oxide emission from aquatic environments might further increase because of the projected increase of nitrate availability in tropical regions and the numeric dominance of filter- and deposit-feeders in eutrophic ecosystems.","author":[{"dropping-particle":"","family":"Stief","given":"Peter","non-dropping-particle":"","parse-names":false,"suffix":""},{"dropping-particle":"","family":"Poulsen","given":"Morten","non-dropping-particle":"","parse-names":false,"suffix":""},{"dropping-particle":"","family":"Nielsen","given":"Lars Peter","non-dropping-particle":"","parse-names":false,"suffix":""},{"dropping-particle":"","family":"Brix","given":"Hans","non-dropping-particle":"","parse-names":false,"suffix":""},{"dropping-particle":"","family":"Schramm","given":"Andreas","non-dropping-particle":"","parse-names":false,"suffix":""},{"dropping-particle":"","family":"Peter","given":"Lars","non-dropping-particle":"","parse-names":false,"suffix":""},{"dropping-particle":"","family":"Brix","given":"Hans","non-dropping-particle":"","parse-names":false,"suffix":""},{"dropping-particle":"","family":"Schramm","given":"Andreas","non-dropping-particle":"","parse-names":false,"suffix":""}],"container-title":"Proceedings of the National Academy of Sciences of the United States of America","id":"ITEM-1","issue":"11","issued":{"date-parts":[["2009"]]},"page":"4296-300","title":"Nitrous oxide emission by aquatic macrofauna.","type":"article-journal","volume":"106"},"uris":["http://www.mendeley.com/documents/?uuid=3d7cc581-fcf1-4ea7-a848-1bc40b6234ee"]},{"id":"ITEM-2","itemData":{"DOI":"10.5194/bg-10-7829-2013","ISBN":"1726-4189","ISSN":"17264170","abstract":"Invertebrate animals that live at the bottom of aquatic ecosystems (i.e., benthic macrofauna) are important mediators between nutrients in the water column and microbes in the benthos. The presence of benthic macrofauna stimulates microbial nutrient dynamics through different types of animal–microbe interactions, which potentially affect the trophic status of aquatic ecosystems. This review contrasts three types of animal–microbe interactions in the benthos of aquatic ecosystems: (i) ecosystem engineering, (ii) grazing, and (iii) symbiosis. Their specific contributions to the turnover of fixed nitrogen (mainly nitrate and ammonium) and the emission of the greenhouse gas nitrous oxide are evaluated. Published data indicate that ecosystem engineering by sediment-burrowing macrofauna stimulates benthic nitrification and denitrification, which together allows fixed nitrogen removal. However, the release of ammonium from sediments is enhanced more strongly than the sedimentary uptake of nitrate. Ecosystem engineering by reef-building macrofauna increases nitrogen retention and ammonium concentrations in shallow aquatic ecosystems, but allows organic nitrogen removal through harvesting. Grazing by macrofauna on benthic microbes apparently has small or neutral effects on nitrogen cycling. Animal–microbe symbioses provide abundant and distinct benthic compartments for a multitude of nitrogen-cycle pathways. Recent studies reveal that ecosystem engineering, grazing, and symbioses of benthic macrofauna significantly enhance nitrous oxide emission from shallow aquatic ecosystems. The beneficial effect of benthic macrofauna on fixed nitrogen removal through coupled nitrification–denitrification can thus be offset by the concurrent release of (i) ammonium that stimulates aquatic primary production and (ii) nitrous oxide that contributes to global warming. Overall, benthic macrofauna intensifies the coupling between benthos, pelagial, and atmosphere through enhanced turnover and transport of nitrogen.","author":[{"dropping-particle":"","family":"Stief","given":"P.","non-dropping-particle":"","parse-names":false,"suffix":""}],"container-title":"Biogeosciences","id":"ITEM-2","issue":"12","issued":{"date-parts":[["2013"]]},"page":"7829-7846","title":"Stimulation of microbial nitrogen cycling in aquatic ecosystems by benthic macrofauna: Mechanisms and environmental implications","type":"article-journal","volume":"10"},"uris":["http://www.mendeley.com/documents/?uuid=304439df-bb4d-4636-83a6-6ccc94c76621"]}],"mendeley":{"formattedCitation":"(Stief et al., 2009; Stief, 2013)","plainTextFormattedCitation":"(Stief et al., 2009; Stief, 2013)","previouslyFormattedCitation":"(Stief et al., 2009; Stief, 2013)"},"properties":{"noteIndex":0},"schema":"https://github.com/citation-style-language/schema/raw/master/csl-citation.json"}</w:instrText>
      </w:r>
      <w:r w:rsidR="00DD1AED">
        <w:rPr>
          <w:rFonts w:ascii="Times New Roman" w:hAnsi="Times New Roman" w:cs="Times New Roman"/>
          <w:sz w:val="24"/>
          <w:szCs w:val="24"/>
        </w:rPr>
        <w:fldChar w:fldCharType="separate"/>
      </w:r>
      <w:r w:rsidR="00DD1AED" w:rsidRPr="00DC163E">
        <w:rPr>
          <w:rFonts w:ascii="Times New Roman" w:hAnsi="Times New Roman" w:cs="Times New Roman"/>
          <w:noProof/>
          <w:sz w:val="24"/>
          <w:szCs w:val="24"/>
        </w:rPr>
        <w:t>(Stief et al., 2009; Stief, 2013)</w:t>
      </w:r>
      <w:r w:rsidR="00DD1AED">
        <w:rPr>
          <w:rFonts w:ascii="Times New Roman" w:hAnsi="Times New Roman" w:cs="Times New Roman"/>
          <w:sz w:val="24"/>
          <w:szCs w:val="24"/>
        </w:rPr>
        <w:fldChar w:fldCharType="end"/>
      </w:r>
      <w:r w:rsidR="00824B2F">
        <w:rPr>
          <w:rFonts w:ascii="Times New Roman" w:hAnsi="Times New Roman" w:cs="Times New Roman"/>
          <w:sz w:val="24"/>
          <w:szCs w:val="24"/>
        </w:rPr>
        <w:t>. Similarly,</w:t>
      </w:r>
      <w:r w:rsidR="00DD1AED">
        <w:rPr>
          <w:rFonts w:ascii="Times New Roman" w:hAnsi="Times New Roman" w:cs="Times New Roman"/>
          <w:sz w:val="24"/>
          <w:szCs w:val="24"/>
        </w:rPr>
        <w:t xml:space="preserve"> potential gut microbial nitrogen provisioning via nitrate reduction to ammonium </w:t>
      </w:r>
      <w:r w:rsidR="00824B2F">
        <w:rPr>
          <w:rFonts w:ascii="Times New Roman" w:hAnsi="Times New Roman" w:cs="Times New Roman"/>
          <w:sz w:val="24"/>
          <w:szCs w:val="24"/>
        </w:rPr>
        <w:t xml:space="preserve">has also been documented among freshwater macroinvertebrate functional feeding groups </w:t>
      </w:r>
      <w:r w:rsidR="00DD1AED">
        <w:rPr>
          <w:rFonts w:ascii="Times New Roman" w:hAnsi="Times New Roman" w:cs="Times New Roman"/>
          <w:sz w:val="24"/>
          <w:szCs w:val="24"/>
        </w:rPr>
        <w:fldChar w:fldCharType="begin" w:fldLock="1"/>
      </w:r>
      <w:r w:rsidR="00DD1AED">
        <w:rPr>
          <w:rFonts w:ascii="Times New Roman" w:hAnsi="Times New Roman" w:cs="Times New Roman"/>
          <w:sz w:val="24"/>
          <w:szCs w:val="24"/>
        </w:rPr>
        <w:instrText>ADDIN CSL_CITATION {"citationItems":[{"id":"ITEM-1","itemData":{"DOI":"10.20944/PREPRINTS201908.0034.V1","author":[{"dropping-particle":"","family":"Ayayee","given":"Paul","non-dropping-particle":"","parse-names":false,"suffix":""},{"dropping-particle":"","family":"Bhattacharyya","given":"Sohini","non-dropping-particle":"","parse-names":false,"suffix":""},{"dropping-particle":"","family":"Arnold","given":"Thomas","non-dropping-particle":"","parse-names":false,"suffix":""},{"dropping-particle":"","family":"Werne","given":"Josef","non-dropping-particle":"","parse-names":false,"suffix":""},{"dropping-particle":"","family":"Leff","given":"Laura","non-dropping-particle":"","parse-names":false,"suffix":""}],"id":"ITEM-1","issued":{"date-parts":[["2019","8","5"]]},"publisher":"Preprints","title":"Experimental Investigation of Potential Biological Nitrogen Provisioning by Freshwater Insect Gut Microbiomes Using 15N Isotope Analysis","type":"article-journal"},"uris":["http://www.mendeley.com/documents/?uuid=4d74552c-87da-3c77-8a23-4a81768208b0"]}],"mendeley":{"formattedCitation":"(Ayayee et al., 2019)","plainTextFormattedCitation":"(Ayayee et al., 2019)","previouslyFormattedCitation":"(Ayayee et al., 2019)"},"properties":{"noteIndex":0},"schema":"https://github.com/citation-style-language/schema/raw/master/csl-citation.json"}</w:instrText>
      </w:r>
      <w:r w:rsidR="00DD1AED">
        <w:rPr>
          <w:rFonts w:ascii="Times New Roman" w:hAnsi="Times New Roman" w:cs="Times New Roman"/>
          <w:sz w:val="24"/>
          <w:szCs w:val="24"/>
        </w:rPr>
        <w:fldChar w:fldCharType="separate"/>
      </w:r>
      <w:r w:rsidR="00DD1AED" w:rsidRPr="00302E62">
        <w:rPr>
          <w:rFonts w:ascii="Times New Roman" w:hAnsi="Times New Roman" w:cs="Times New Roman"/>
          <w:noProof/>
          <w:sz w:val="24"/>
          <w:szCs w:val="24"/>
        </w:rPr>
        <w:t>(Ayayee et al., 2019)</w:t>
      </w:r>
      <w:r w:rsidR="00DD1AED">
        <w:rPr>
          <w:rFonts w:ascii="Times New Roman" w:hAnsi="Times New Roman" w:cs="Times New Roman"/>
          <w:sz w:val="24"/>
          <w:szCs w:val="24"/>
        </w:rPr>
        <w:fldChar w:fldCharType="end"/>
      </w:r>
      <w:r w:rsidR="00DD1AED">
        <w:rPr>
          <w:rFonts w:ascii="Times New Roman" w:hAnsi="Times New Roman" w:cs="Times New Roman"/>
          <w:sz w:val="24"/>
          <w:szCs w:val="24"/>
        </w:rPr>
        <w:t xml:space="preserve">. </w:t>
      </w:r>
      <w:r w:rsidR="00824B2F">
        <w:rPr>
          <w:rFonts w:ascii="Times New Roman" w:hAnsi="Times New Roman" w:cs="Times New Roman"/>
          <w:sz w:val="24"/>
          <w:szCs w:val="24"/>
        </w:rPr>
        <w:t>It</w:t>
      </w:r>
      <w:r w:rsidR="00DD1AED">
        <w:rPr>
          <w:rFonts w:ascii="Times New Roman" w:hAnsi="Times New Roman" w:cs="Times New Roman"/>
          <w:sz w:val="24"/>
          <w:szCs w:val="24"/>
        </w:rPr>
        <w:t xml:space="preserve"> is reasonable to assume the</w:t>
      </w:r>
      <w:r w:rsidR="00824B2F">
        <w:rPr>
          <w:rFonts w:ascii="Times New Roman" w:hAnsi="Times New Roman" w:cs="Times New Roman"/>
          <w:sz w:val="24"/>
          <w:szCs w:val="24"/>
        </w:rPr>
        <w:t>se</w:t>
      </w:r>
      <w:r w:rsidR="00DD1AED">
        <w:rPr>
          <w:rFonts w:ascii="Times New Roman" w:hAnsi="Times New Roman" w:cs="Times New Roman"/>
          <w:sz w:val="24"/>
          <w:szCs w:val="24"/>
        </w:rPr>
        <w:t xml:space="preserve"> differen</w:t>
      </w:r>
      <w:r w:rsidR="00824B2F">
        <w:rPr>
          <w:rFonts w:ascii="Times New Roman" w:hAnsi="Times New Roman" w:cs="Times New Roman"/>
          <w:sz w:val="24"/>
          <w:szCs w:val="24"/>
        </w:rPr>
        <w:t>t microbe-mediated functions (</w:t>
      </w:r>
      <w:r w:rsidR="00DD1AED" w:rsidRPr="00302E62">
        <w:rPr>
          <w:rFonts w:ascii="Times New Roman" w:hAnsi="Times New Roman" w:cs="Times New Roman"/>
          <w:sz w:val="24"/>
          <w:szCs w:val="24"/>
        </w:rPr>
        <w:t>N</w:t>
      </w:r>
      <w:r w:rsidR="00DD1AED" w:rsidRPr="00302E62">
        <w:rPr>
          <w:rFonts w:ascii="Times New Roman" w:hAnsi="Times New Roman" w:cs="Times New Roman"/>
          <w:sz w:val="24"/>
          <w:szCs w:val="24"/>
          <w:vertAlign w:val="subscript"/>
        </w:rPr>
        <w:t>2</w:t>
      </w:r>
      <w:r w:rsidR="00DD1AED" w:rsidRPr="00302E62">
        <w:rPr>
          <w:rFonts w:ascii="Times New Roman" w:hAnsi="Times New Roman" w:cs="Times New Roman"/>
          <w:sz w:val="24"/>
          <w:szCs w:val="24"/>
        </w:rPr>
        <w:t>O emission rates</w:t>
      </w:r>
      <w:r w:rsidR="00824B2F">
        <w:rPr>
          <w:rFonts w:ascii="Times New Roman" w:hAnsi="Times New Roman" w:cs="Times New Roman"/>
          <w:sz w:val="24"/>
          <w:szCs w:val="24"/>
        </w:rPr>
        <w:t xml:space="preserve"> and </w:t>
      </w:r>
      <w:ins w:id="407" w:author="Wesner, Jeff S [2]" w:date="2022-08-16T14:49:00Z">
        <w:r>
          <w:rPr>
            <w:rFonts w:ascii="Times New Roman" w:hAnsi="Times New Roman" w:cs="Times New Roman"/>
            <w:sz w:val="24"/>
            <w:szCs w:val="24"/>
          </w:rPr>
          <w:t>n</w:t>
        </w:r>
      </w:ins>
      <w:del w:id="408" w:author="Wesner, Jeff S [2]" w:date="2022-08-16T14:49:00Z">
        <w:r w:rsidR="00824B2F" w:rsidDel="0057460B">
          <w:rPr>
            <w:rFonts w:ascii="Times New Roman" w:hAnsi="Times New Roman" w:cs="Times New Roman"/>
            <w:sz w:val="24"/>
            <w:szCs w:val="24"/>
          </w:rPr>
          <w:delText>N</w:delText>
        </w:r>
      </w:del>
      <w:r w:rsidR="00824B2F">
        <w:rPr>
          <w:rFonts w:ascii="Times New Roman" w:hAnsi="Times New Roman" w:cs="Times New Roman"/>
          <w:sz w:val="24"/>
          <w:szCs w:val="24"/>
        </w:rPr>
        <w:t>it</w:t>
      </w:r>
      <w:ins w:id="409" w:author="Wesner, Jeff S [2]" w:date="2022-08-16T14:49:00Z">
        <w:r>
          <w:rPr>
            <w:rFonts w:ascii="Times New Roman" w:hAnsi="Times New Roman" w:cs="Times New Roman"/>
            <w:sz w:val="24"/>
            <w:szCs w:val="24"/>
          </w:rPr>
          <w:t>r</w:t>
        </w:r>
      </w:ins>
      <w:r w:rsidR="00824B2F">
        <w:rPr>
          <w:rFonts w:ascii="Times New Roman" w:hAnsi="Times New Roman" w:cs="Times New Roman"/>
          <w:sz w:val="24"/>
          <w:szCs w:val="24"/>
        </w:rPr>
        <w:t>ate reduction to ammonium)</w:t>
      </w:r>
      <w:r w:rsidR="00DD1AED" w:rsidRPr="00302E62">
        <w:rPr>
          <w:rFonts w:ascii="Times New Roman" w:hAnsi="Times New Roman" w:cs="Times New Roman"/>
          <w:sz w:val="24"/>
          <w:szCs w:val="24"/>
        </w:rPr>
        <w:t xml:space="preserve"> among functional feeding groups</w:t>
      </w:r>
      <w:r w:rsidR="00DD1AED">
        <w:rPr>
          <w:rFonts w:ascii="Times New Roman" w:hAnsi="Times New Roman" w:cs="Times New Roman"/>
          <w:sz w:val="24"/>
          <w:szCs w:val="24"/>
        </w:rPr>
        <w:t xml:space="preserve"> could be underscored by different gut microbiome compositions</w:t>
      </w:r>
      <w:bookmarkStart w:id="410" w:name="_Hlk108526162"/>
      <w:r w:rsidR="00DD1AED">
        <w:rPr>
          <w:rFonts w:ascii="Times New Roman" w:hAnsi="Times New Roman" w:cs="Times New Roman"/>
          <w:sz w:val="24"/>
          <w:szCs w:val="24"/>
        </w:rPr>
        <w:t>.</w:t>
      </w:r>
      <w:bookmarkEnd w:id="410"/>
      <w:r w:rsidR="00DD1AED">
        <w:rPr>
          <w:rFonts w:ascii="Times New Roman" w:hAnsi="Times New Roman" w:cs="Times New Roman"/>
          <w:sz w:val="24"/>
          <w:szCs w:val="24"/>
        </w:rPr>
        <w:t xml:space="preserve"> However, this was not explicitly investigated in the </w:t>
      </w:r>
      <w:r w:rsidR="00824B2F">
        <w:rPr>
          <w:rFonts w:ascii="Times New Roman" w:hAnsi="Times New Roman" w:cs="Times New Roman"/>
          <w:sz w:val="24"/>
          <w:szCs w:val="24"/>
        </w:rPr>
        <w:t>mentioned studies</w:t>
      </w:r>
      <w:r w:rsidR="00DD1AED">
        <w:rPr>
          <w:rFonts w:ascii="Times New Roman" w:hAnsi="Times New Roman" w:cs="Times New Roman"/>
          <w:sz w:val="24"/>
          <w:szCs w:val="24"/>
        </w:rPr>
        <w:t xml:space="preserve">. </w:t>
      </w:r>
      <w:del w:id="411" w:author="Wesner, Jeff S [2]" w:date="2022-08-16T14:52:00Z">
        <w:r w:rsidR="0003082E" w:rsidDel="00DD6435">
          <w:rPr>
            <w:rFonts w:ascii="Times New Roman" w:hAnsi="Times New Roman" w:cs="Times New Roman"/>
            <w:sz w:val="24"/>
            <w:szCs w:val="24"/>
          </w:rPr>
          <w:delText xml:space="preserve">The functions of the differentially abundant ASVs underscoring differences in microbiome composition among the functional feeding groups were not investigated as this was not the goal of the present study. Furthermore, we did not feel it was appropriate to use PICRUSTt to obtain potential microbial functional information based on 16S marker gene data, as elaborated elsewhere </w:delText>
        </w:r>
        <w:r w:rsidR="0003082E" w:rsidDel="00DD6435">
          <w:rPr>
            <w:rFonts w:ascii="Times New Roman" w:hAnsi="Times New Roman" w:cs="Times New Roman"/>
            <w:sz w:val="24"/>
            <w:szCs w:val="24"/>
          </w:rPr>
          <w:fldChar w:fldCharType="begin" w:fldLock="1"/>
        </w:r>
        <w:r w:rsidR="00224C21" w:rsidDel="00DD6435">
          <w:rPr>
            <w:rFonts w:ascii="Times New Roman" w:hAnsi="Times New Roman" w:cs="Times New Roman"/>
            <w:sz w:val="24"/>
            <w:szCs w:val="24"/>
          </w:rPr>
          <w:delInstrText>ADDIN CSL_CITATION {"citationItems":[{"id":"ITEM-1","itemData":{"DOI":"10.1186/s40168-020-00815-y","ISSN":"2049-2618","abstract":"Despite recent decreases in the cost of sequencing, shotgun metagenome sequencing remains more expensive compared with 16S rRNA amplicon sequencing. Methods have been developed to predict the functional profiles of microbial communities based on their taxonomic composition. In this study, we evaluated the performance of three commonly used metagenome prediction tools (PICRUSt, PICRUSt2, and Tax4Fun) by comparing the significance of the differential abundance of predicted functional gene profiles to those from shotgun metagenome sequencing across different environments.","author":[{"dropping-particle":"","family":"Sun","given":"Shan","non-dropping-particle":"","parse-names":false,"suffix":""},{"dropping-particle":"","family":"Jones","given":"Roshonda B","non-dropping-particle":"","parse-names":false,"suffix":""},{"dropping-particle":"","family":"Fodor","given":"Anthony A","non-dropping-particle":"","parse-names":false,"suffix":""}],"container-title":"Microbiome","id":"ITEM-1","issue":"1","issued":{"date-parts":[["2020"]]},"page":"46","title":"Inference-based accuracy of metagenome prediction tools varies across sample types and functional categories","type":"article-journal","volume":"8"},"uris":["http://www.mendeley.com/documents/?uuid=e1e5f43e-6e67-4c0f-bb48-4960e0f87678"]}],"mendeley":{"formattedCitation":"(Sun et al., 2020)","plainTextFormattedCitation":"(Sun et al., 2020)","previouslyFormattedCitation":"(Sun et al., 2020)"},"properties":{"noteIndex":0},"schema":"https://github.com/citation-style-language/schema/raw/master/csl-citation.json"}</w:delInstrText>
        </w:r>
        <w:r w:rsidR="0003082E" w:rsidDel="00DD6435">
          <w:rPr>
            <w:rFonts w:ascii="Times New Roman" w:hAnsi="Times New Roman" w:cs="Times New Roman"/>
            <w:sz w:val="24"/>
            <w:szCs w:val="24"/>
          </w:rPr>
          <w:fldChar w:fldCharType="separate"/>
        </w:r>
        <w:r w:rsidR="0003082E" w:rsidRPr="008A6AB2" w:rsidDel="00DD6435">
          <w:rPr>
            <w:rFonts w:ascii="Times New Roman" w:hAnsi="Times New Roman" w:cs="Times New Roman"/>
            <w:noProof/>
            <w:sz w:val="24"/>
            <w:szCs w:val="24"/>
          </w:rPr>
          <w:delText>(Sun et al., 2020)</w:delText>
        </w:r>
        <w:r w:rsidR="0003082E" w:rsidDel="00DD6435">
          <w:rPr>
            <w:rFonts w:ascii="Times New Roman" w:hAnsi="Times New Roman" w:cs="Times New Roman"/>
            <w:sz w:val="24"/>
            <w:szCs w:val="24"/>
          </w:rPr>
          <w:fldChar w:fldCharType="end"/>
        </w:r>
        <w:r w:rsidR="0003082E" w:rsidDel="00DD6435">
          <w:rPr>
            <w:rFonts w:ascii="Times New Roman" w:hAnsi="Times New Roman" w:cs="Times New Roman"/>
            <w:sz w:val="24"/>
            <w:szCs w:val="24"/>
          </w:rPr>
          <w:delText xml:space="preserve">. </w:delText>
        </w:r>
        <w:r w:rsidR="00BB1A0D" w:rsidDel="00DD6435">
          <w:rPr>
            <w:rFonts w:ascii="Times New Roman" w:hAnsi="Times New Roman" w:cs="Times New Roman"/>
            <w:sz w:val="24"/>
            <w:szCs w:val="24"/>
          </w:rPr>
          <w:delText>Overall</w:delText>
        </w:r>
        <w:r w:rsidR="00EE187E" w:rsidDel="00DD6435">
          <w:rPr>
            <w:rFonts w:ascii="Times New Roman" w:hAnsi="Times New Roman" w:cs="Times New Roman"/>
            <w:sz w:val="24"/>
            <w:szCs w:val="24"/>
          </w:rPr>
          <w:delText xml:space="preserve">, it stands to reason that functional feeding groups with their inherent differences in gut physiology and digestive requirements (despite some overlap in food consumed) can serve as a good delineator of freshwater macroinvertebrates </w:delText>
        </w:r>
        <w:r w:rsidR="0003082E" w:rsidDel="00DD6435">
          <w:rPr>
            <w:rFonts w:ascii="Times New Roman" w:hAnsi="Times New Roman" w:cs="Times New Roman"/>
            <w:sz w:val="24"/>
            <w:szCs w:val="24"/>
          </w:rPr>
          <w:delText>and further efforts</w:delText>
        </w:r>
        <w:r w:rsidR="00EE187E" w:rsidDel="00DD6435">
          <w:rPr>
            <w:rFonts w:ascii="Times New Roman" w:hAnsi="Times New Roman" w:cs="Times New Roman"/>
            <w:sz w:val="24"/>
            <w:szCs w:val="24"/>
          </w:rPr>
          <w:delText xml:space="preserve"> to investigate the </w:delText>
        </w:r>
        <w:r w:rsidR="00EE187E" w:rsidRPr="00E14BE4" w:rsidDel="00DD6435">
          <w:rPr>
            <w:rFonts w:ascii="Times New Roman" w:hAnsi="Times New Roman" w:cs="Times New Roman"/>
            <w:sz w:val="24"/>
            <w:szCs w:val="24"/>
            <w:highlight w:val="yellow"/>
          </w:rPr>
          <w:delText>composition and functions of their gut microbiota</w:delText>
        </w:r>
        <w:r w:rsidR="0003082E" w:rsidRPr="00E14BE4" w:rsidDel="00DD6435">
          <w:rPr>
            <w:rFonts w:ascii="Times New Roman" w:hAnsi="Times New Roman" w:cs="Times New Roman"/>
            <w:sz w:val="24"/>
            <w:szCs w:val="24"/>
            <w:highlight w:val="yellow"/>
          </w:rPr>
          <w:delText xml:space="preserve"> using shotgun metagenomic or metatranscriptomic data</w:delText>
        </w:r>
        <w:r w:rsidR="005F4958" w:rsidRPr="00E14BE4" w:rsidDel="00DD6435">
          <w:rPr>
            <w:rFonts w:ascii="Times New Roman" w:hAnsi="Times New Roman" w:cs="Times New Roman"/>
            <w:sz w:val="24"/>
            <w:szCs w:val="24"/>
            <w:highlight w:val="yellow"/>
          </w:rPr>
          <w:delText xml:space="preserve"> moving forward</w:delText>
        </w:r>
        <w:r w:rsidR="00934192" w:rsidRPr="00E14BE4" w:rsidDel="00DD6435">
          <w:rPr>
            <w:rFonts w:ascii="Times New Roman" w:hAnsi="Times New Roman" w:cs="Times New Roman"/>
            <w:sz w:val="24"/>
            <w:szCs w:val="24"/>
            <w:highlight w:val="yellow"/>
          </w:rPr>
          <w:delText>…………………</w:delText>
        </w:r>
      </w:del>
    </w:p>
    <w:p w14:paraId="2392B145" w14:textId="77777777" w:rsidR="000C0FCC" w:rsidRDefault="000C0FCC" w:rsidP="00DD6435">
      <w:pPr>
        <w:spacing w:line="480" w:lineRule="auto"/>
        <w:ind w:firstLine="720"/>
        <w:rPr>
          <w:rFonts w:ascii="Times New Roman" w:hAnsi="Times New Roman" w:cs="Times New Roman"/>
          <w:sz w:val="24"/>
          <w:szCs w:val="24"/>
        </w:rPr>
        <w:pPrChange w:id="412" w:author="Wesner, Jeff S [2]" w:date="2022-08-16T14:53:00Z">
          <w:pPr>
            <w:spacing w:line="480" w:lineRule="auto"/>
          </w:pPr>
        </w:pPrChange>
      </w:pPr>
    </w:p>
    <w:p w14:paraId="7F62CA11" w14:textId="74634386" w:rsidR="00934192" w:rsidRDefault="00934192" w:rsidP="00934192">
      <w:pPr>
        <w:spacing w:line="480" w:lineRule="auto"/>
        <w:ind w:firstLine="720"/>
        <w:rPr>
          <w:rFonts w:ascii="Times New Roman" w:hAnsi="Times New Roman" w:cs="Times New Roman"/>
          <w:sz w:val="24"/>
          <w:szCs w:val="24"/>
        </w:rPr>
      </w:pPr>
      <w:del w:id="413" w:author="Wesner, Jeff S [2]" w:date="2022-08-16T14:53:00Z">
        <w:r w:rsidDel="00DD6435">
          <w:rPr>
            <w:rFonts w:ascii="Times New Roman" w:hAnsi="Times New Roman" w:cs="Times New Roman"/>
            <w:sz w:val="24"/>
            <w:szCs w:val="24"/>
          </w:rPr>
          <w:delText>However, the f</w:delText>
        </w:r>
      </w:del>
      <w:ins w:id="414" w:author="Wesner, Jeff S [2]" w:date="2022-08-16T14:53:00Z">
        <w:r w:rsidR="00DD6435">
          <w:rPr>
            <w:rFonts w:ascii="Times New Roman" w:hAnsi="Times New Roman" w:cs="Times New Roman"/>
            <w:sz w:val="24"/>
            <w:szCs w:val="24"/>
          </w:rPr>
          <w:t>F</w:t>
        </w:r>
      </w:ins>
      <w:r>
        <w:rPr>
          <w:rFonts w:ascii="Times New Roman" w:hAnsi="Times New Roman" w:cs="Times New Roman"/>
          <w:sz w:val="24"/>
          <w:szCs w:val="24"/>
        </w:rPr>
        <w:t>unctional feeding group classification is not without its drawbacks.</w:t>
      </w:r>
      <w:ins w:id="415" w:author="Wesner, Jeff S [2]" w:date="2022-08-16T14:54:00Z">
        <w:r w:rsidR="00DD6435">
          <w:rPr>
            <w:rFonts w:ascii="Times New Roman" w:hAnsi="Times New Roman" w:cs="Times New Roman"/>
            <w:sz w:val="24"/>
            <w:szCs w:val="24"/>
          </w:rPr>
          <w:t xml:space="preserve"> As with any categorical classification, there can be substantial variation among individuals within a category.</w:t>
        </w:r>
      </w:ins>
      <w:r>
        <w:rPr>
          <w:rFonts w:ascii="Times New Roman" w:hAnsi="Times New Roman" w:cs="Times New Roman"/>
          <w:sz w:val="24"/>
          <w:szCs w:val="24"/>
        </w:rPr>
        <w:t xml:space="preserve"> Most studies with aquatic insects can confidently identify taxa down to the order or family level. However, at these levels, there may be multiple functional feeding groups within </w:t>
      </w:r>
      <w:proofErr w:type="spellStart"/>
      <w:r>
        <w:rPr>
          <w:rFonts w:ascii="Times New Roman" w:hAnsi="Times New Roman" w:cs="Times New Roman"/>
          <w:sz w:val="24"/>
          <w:szCs w:val="24"/>
        </w:rPr>
        <w:t>taxons</w:t>
      </w:r>
      <w:proofErr w:type="spellEnd"/>
      <w:ins w:id="416" w:author="Wesner, Jeff S [2]" w:date="2022-08-16T14:55:00Z">
        <w:r w:rsidR="00DD6435">
          <w:rPr>
            <w:rFonts w:ascii="Times New Roman" w:hAnsi="Times New Roman" w:cs="Times New Roman"/>
            <w:sz w:val="24"/>
            <w:szCs w:val="24"/>
          </w:rPr>
          <w:t xml:space="preserve">, in addition to </w:t>
        </w:r>
        <w:proofErr w:type="spellStart"/>
        <w:r w:rsidR="00DD6435">
          <w:rPr>
            <w:rFonts w:ascii="Times New Roman" w:hAnsi="Times New Roman" w:cs="Times New Roman"/>
            <w:sz w:val="24"/>
            <w:szCs w:val="24"/>
          </w:rPr>
          <w:t>ontogentic</w:t>
        </w:r>
        <w:proofErr w:type="spellEnd"/>
        <w:r w:rsidR="00DD6435">
          <w:rPr>
            <w:rFonts w:ascii="Times New Roman" w:hAnsi="Times New Roman" w:cs="Times New Roman"/>
            <w:sz w:val="24"/>
            <w:szCs w:val="24"/>
          </w:rPr>
          <w:t xml:space="preserve"> variation</w:t>
        </w:r>
      </w:ins>
      <w:r>
        <w:rPr>
          <w:rFonts w:ascii="Times New Roman" w:hAnsi="Times New Roman" w:cs="Times New Roman"/>
          <w:sz w:val="24"/>
          <w:szCs w:val="24"/>
        </w:rPr>
        <w:t xml:space="preserve">, and this can further complicate assessment of gut microbiota. </w:t>
      </w:r>
      <w:del w:id="417" w:author="Wesner, Jeff S [2]" w:date="2022-08-16T14:56:00Z">
        <w:r w:rsidRPr="00E14BE4" w:rsidDel="0039440A">
          <w:rPr>
            <w:rFonts w:ascii="Times New Roman" w:hAnsi="Times New Roman" w:cs="Times New Roman"/>
            <w:sz w:val="24"/>
            <w:szCs w:val="24"/>
            <w:highlight w:val="yellow"/>
          </w:rPr>
          <w:delText xml:space="preserve">In this study, </w:delText>
        </w:r>
        <w:r w:rsidR="00E14BE4" w:rsidRPr="00E14BE4" w:rsidDel="0039440A">
          <w:rPr>
            <w:rFonts w:ascii="Times New Roman" w:hAnsi="Times New Roman" w:cs="Times New Roman"/>
            <w:sz w:val="24"/>
            <w:szCs w:val="24"/>
            <w:highlight w:val="yellow"/>
          </w:rPr>
          <w:delText>we used the order, family, and genus of macroinvertebrates to assess if taxonomy was a relevant factor in accounting for variations in microbiome community composition.</w:delText>
        </w:r>
        <w:r w:rsidR="00E14BE4" w:rsidDel="0039440A">
          <w:rPr>
            <w:rFonts w:ascii="Times New Roman" w:hAnsi="Times New Roman" w:cs="Times New Roman"/>
            <w:sz w:val="24"/>
            <w:szCs w:val="24"/>
          </w:rPr>
          <w:delText xml:space="preserve">  </w:delText>
        </w:r>
        <w:r w:rsidR="00E14BE4" w:rsidRPr="00E14BE4" w:rsidDel="0039440A">
          <w:rPr>
            <w:rFonts w:ascii="Times New Roman" w:hAnsi="Times New Roman" w:cs="Times New Roman"/>
            <w:sz w:val="24"/>
            <w:szCs w:val="24"/>
            <w:highlight w:val="yellow"/>
          </w:rPr>
          <w:delText xml:space="preserve">From our model, we identified </w:delText>
        </w:r>
        <w:r w:rsidRPr="00E14BE4" w:rsidDel="0039440A">
          <w:rPr>
            <w:rFonts w:ascii="Times New Roman" w:hAnsi="Times New Roman" w:cs="Times New Roman"/>
            <w:sz w:val="24"/>
            <w:szCs w:val="24"/>
            <w:highlight w:val="yellow"/>
          </w:rPr>
          <w:delText>macroinvertebrate order</w:delText>
        </w:r>
        <w:r w:rsidR="00E14BE4" w:rsidRPr="00E14BE4" w:rsidDel="0039440A">
          <w:rPr>
            <w:rFonts w:ascii="Times New Roman" w:hAnsi="Times New Roman" w:cs="Times New Roman"/>
            <w:sz w:val="24"/>
            <w:szCs w:val="24"/>
            <w:highlight w:val="yellow"/>
          </w:rPr>
          <w:delText>…………</w:delText>
        </w:r>
        <w:r w:rsidRPr="00E14BE4" w:rsidDel="0039440A">
          <w:rPr>
            <w:rFonts w:ascii="Times New Roman" w:hAnsi="Times New Roman" w:cs="Times New Roman"/>
            <w:sz w:val="24"/>
            <w:szCs w:val="24"/>
            <w:highlight w:val="yellow"/>
          </w:rPr>
          <w:delText xml:space="preserve"> a</w:delText>
        </w:r>
        <w:r w:rsidDel="0039440A">
          <w:rPr>
            <w:rFonts w:ascii="Times New Roman" w:hAnsi="Times New Roman" w:cs="Times New Roman"/>
            <w:sz w:val="24"/>
            <w:szCs w:val="24"/>
          </w:rPr>
          <w:delText>s contributing significantly to the</w:delText>
        </w:r>
        <w:r w:rsidR="00E14BE4" w:rsidDel="0039440A">
          <w:rPr>
            <w:rFonts w:ascii="Times New Roman" w:hAnsi="Times New Roman" w:cs="Times New Roman"/>
            <w:sz w:val="24"/>
            <w:szCs w:val="24"/>
          </w:rPr>
          <w:delText xml:space="preserve"> determined</w:delText>
        </w:r>
        <w:r w:rsidDel="0039440A">
          <w:rPr>
            <w:rFonts w:ascii="Times New Roman" w:hAnsi="Times New Roman" w:cs="Times New Roman"/>
            <w:sz w:val="24"/>
            <w:szCs w:val="24"/>
          </w:rPr>
          <w:delText xml:space="preserve"> variation in microbiome community composition . </w:delText>
        </w:r>
        <w:r w:rsidR="00E14BE4" w:rsidDel="0039440A">
          <w:rPr>
            <w:rFonts w:ascii="Times New Roman" w:hAnsi="Times New Roman" w:cs="Times New Roman"/>
            <w:sz w:val="24"/>
            <w:szCs w:val="24"/>
            <w:highlight w:val="yellow"/>
          </w:rPr>
          <w:delText>Although t</w:delText>
        </w:r>
        <w:r w:rsidRPr="00E14BE4" w:rsidDel="0039440A">
          <w:rPr>
            <w:rFonts w:ascii="Times New Roman" w:hAnsi="Times New Roman" w:cs="Times New Roman"/>
            <w:sz w:val="24"/>
            <w:szCs w:val="24"/>
            <w:highlight w:val="yellow"/>
          </w:rPr>
          <w:delText>here were no differences in alpha diversity indices examined at this taxonomi level, but this was followed by significant differences in microbiome composition………………..</w:delText>
        </w:r>
      </w:del>
    </w:p>
    <w:p w14:paraId="66710AF8" w14:textId="7C3C3AF6" w:rsidR="00533631" w:rsidDel="0039440A" w:rsidRDefault="0039440A" w:rsidP="00934192">
      <w:pPr>
        <w:spacing w:line="480" w:lineRule="auto"/>
        <w:ind w:firstLine="720"/>
        <w:rPr>
          <w:del w:id="418" w:author="Wesner, Jeff S [2]" w:date="2022-08-16T15:01:00Z"/>
          <w:rFonts w:ascii="Times New Roman" w:hAnsi="Times New Roman" w:cs="Times New Roman"/>
          <w:sz w:val="24"/>
          <w:szCs w:val="24"/>
        </w:rPr>
      </w:pPr>
      <w:ins w:id="419" w:author="Wesner, Jeff S [2]" w:date="2022-08-16T14:57:00Z">
        <w:r>
          <w:rPr>
            <w:rFonts w:ascii="Times New Roman" w:hAnsi="Times New Roman" w:cs="Times New Roman"/>
            <w:sz w:val="24"/>
            <w:szCs w:val="24"/>
          </w:rPr>
          <w:t xml:space="preserve">While the mechanistic basis for microbiome variation among functional feeding groups is well-developed, there is also substantial variation among taxa and sites, </w:t>
        </w:r>
      </w:ins>
      <w:ins w:id="420" w:author="Wesner, Jeff S [2]" w:date="2022-08-16T14:58:00Z">
        <w:r>
          <w:rPr>
            <w:rFonts w:ascii="Times New Roman" w:hAnsi="Times New Roman" w:cs="Times New Roman"/>
            <w:sz w:val="24"/>
            <w:szCs w:val="24"/>
          </w:rPr>
          <w:t>but</w:t>
        </w:r>
      </w:ins>
      <w:ins w:id="421" w:author="Wesner, Jeff S [2]" w:date="2022-08-16T14:57:00Z">
        <w:r>
          <w:rPr>
            <w:rFonts w:ascii="Times New Roman" w:hAnsi="Times New Roman" w:cs="Times New Roman"/>
            <w:sz w:val="24"/>
            <w:szCs w:val="24"/>
          </w:rPr>
          <w:t xml:space="preserve"> the mechanistic basis for this variation is less</w:t>
        </w:r>
      </w:ins>
      <w:ins w:id="422" w:author="Wesner, Jeff S [2]" w:date="2022-08-16T14:58:00Z">
        <w:r>
          <w:rPr>
            <w:rFonts w:ascii="Times New Roman" w:hAnsi="Times New Roman" w:cs="Times New Roman"/>
            <w:sz w:val="24"/>
            <w:szCs w:val="24"/>
          </w:rPr>
          <w:t xml:space="preserve"> understood. Given the broad environmental conditions that our sites represent (e.g., ranging</w:t>
        </w:r>
      </w:ins>
      <w:ins w:id="423" w:author="Wesner, Jeff S [2]" w:date="2022-08-16T14:59:00Z">
        <w:r>
          <w:rPr>
            <w:rFonts w:ascii="Times New Roman" w:hAnsi="Times New Roman" w:cs="Times New Roman"/>
            <w:sz w:val="24"/>
            <w:szCs w:val="24"/>
          </w:rPr>
          <w:t xml:space="preserve"> 11 degrees of latitude and </w:t>
        </w:r>
      </w:ins>
      <w:ins w:id="424" w:author="Wesner, Jeff S [2]" w:date="2022-08-16T14:58:00Z">
        <w:r>
          <w:rPr>
            <w:rFonts w:ascii="Times New Roman" w:hAnsi="Times New Roman" w:cs="Times New Roman"/>
            <w:sz w:val="24"/>
            <w:szCs w:val="24"/>
          </w:rPr>
          <w:t>16</w:t>
        </w:r>
      </w:ins>
      <w:ins w:id="425" w:author="Wesner, Jeff S [2]" w:date="2022-08-16T14:59:00Z">
        <w:r>
          <w:rPr>
            <w:rFonts w:ascii="Times New Roman" w:hAnsi="Times New Roman" w:cs="Times New Roman"/>
            <w:sz w:val="24"/>
            <w:szCs w:val="24"/>
          </w:rPr>
          <w:t xml:space="preserve">°C in mean annual temperature), it seems likely that there is also large variation in the source pool of </w:t>
        </w:r>
      </w:ins>
      <w:ins w:id="426" w:author="Wesner, Jeff S [2]" w:date="2022-08-16T15:00:00Z">
        <w:r>
          <w:rPr>
            <w:rFonts w:ascii="Times New Roman" w:hAnsi="Times New Roman" w:cs="Times New Roman"/>
            <w:sz w:val="24"/>
            <w:szCs w:val="24"/>
          </w:rPr>
          <w:t xml:space="preserve">microbiota among </w:t>
        </w:r>
        <w:proofErr w:type="spellStart"/>
        <w:r>
          <w:rPr>
            <w:rFonts w:ascii="Times New Roman" w:hAnsi="Times New Roman" w:cs="Times New Roman"/>
            <w:sz w:val="24"/>
            <w:szCs w:val="24"/>
          </w:rPr>
          <w:t>sites.</w:t>
        </w:r>
      </w:ins>
    </w:p>
    <w:p w14:paraId="042783BB" w14:textId="77644F4F" w:rsidR="00DD1AED" w:rsidRDefault="000C0FCC" w:rsidP="0039440A">
      <w:pPr>
        <w:spacing w:line="480" w:lineRule="auto"/>
        <w:ind w:firstLine="720"/>
        <w:rPr>
          <w:rFonts w:ascii="Times New Roman" w:hAnsi="Times New Roman" w:cs="Times New Roman"/>
          <w:sz w:val="24"/>
          <w:szCs w:val="24"/>
        </w:rPr>
      </w:pPr>
      <w:del w:id="427" w:author="Wesner, Jeff S [2]" w:date="2022-08-16T15:01:00Z">
        <w:r w:rsidDel="0039440A">
          <w:rPr>
            <w:rFonts w:ascii="Times New Roman" w:hAnsi="Times New Roman" w:cs="Times New Roman"/>
            <w:sz w:val="24"/>
            <w:szCs w:val="24"/>
          </w:rPr>
          <w:delText>The</w:delText>
        </w:r>
        <w:r w:rsidR="00BB1A0D" w:rsidDel="0039440A">
          <w:rPr>
            <w:rFonts w:ascii="Times New Roman" w:hAnsi="Times New Roman" w:cs="Times New Roman"/>
            <w:sz w:val="24"/>
            <w:szCs w:val="24"/>
          </w:rPr>
          <w:delText xml:space="preserve"> importance of variables such as geographic location and site effects on aquatic macroinvertebrate gut microbiomes needs to be considered</w:delText>
        </w:r>
        <w:r w:rsidDel="0039440A">
          <w:rPr>
            <w:rFonts w:ascii="Times New Roman" w:hAnsi="Times New Roman" w:cs="Times New Roman"/>
            <w:sz w:val="24"/>
            <w:szCs w:val="24"/>
          </w:rPr>
          <w:delText xml:space="preserve"> and discussed</w:delText>
        </w:r>
        <w:r w:rsidR="00BB1A0D" w:rsidDel="0039440A">
          <w:rPr>
            <w:rFonts w:ascii="Times New Roman" w:hAnsi="Times New Roman" w:cs="Times New Roman"/>
            <w:sz w:val="24"/>
            <w:szCs w:val="24"/>
          </w:rPr>
          <w:delText>.</w:delText>
        </w:r>
        <w:r w:rsidDel="0039440A">
          <w:rPr>
            <w:rFonts w:ascii="Times New Roman" w:hAnsi="Times New Roman" w:cs="Times New Roman"/>
            <w:sz w:val="24"/>
            <w:szCs w:val="24"/>
          </w:rPr>
          <w:delText xml:space="preserve"> The locations of the NEON sites from where macroinvertebrate samples were obtained contributed considerably to the varions in microbiome community composition (Bray-curtis distance matric) determined in this study from our model. Although there were no significant differences in microbiome community composition among the 10 NEON sites in this analyses, </w:delText>
        </w:r>
        <w:r w:rsidR="003E6D0E" w:rsidDel="0039440A">
          <w:rPr>
            <w:rFonts w:ascii="Times New Roman" w:hAnsi="Times New Roman" w:cs="Times New Roman"/>
            <w:sz w:val="24"/>
            <w:szCs w:val="24"/>
          </w:rPr>
          <w:delText xml:space="preserve">in this study, stream </w:delText>
        </w:r>
        <w:r w:rsidR="00C351EF" w:rsidDel="0039440A">
          <w:rPr>
            <w:rFonts w:ascii="Times New Roman" w:hAnsi="Times New Roman" w:cs="Times New Roman"/>
            <w:sz w:val="24"/>
            <w:szCs w:val="24"/>
          </w:rPr>
          <w:delText xml:space="preserve">locations </w:delText>
        </w:r>
        <w:r w:rsidR="003E6D0E" w:rsidDel="0039440A">
          <w:rPr>
            <w:rFonts w:ascii="Times New Roman" w:hAnsi="Times New Roman" w:cs="Times New Roman"/>
            <w:sz w:val="24"/>
            <w:szCs w:val="24"/>
          </w:rPr>
          <w:delText>and site effects cannot be overlooked as potentially impacting the m</w:delText>
        </w:r>
        <w:r w:rsidR="00C351EF" w:rsidDel="0039440A">
          <w:rPr>
            <w:rFonts w:ascii="Times New Roman" w:hAnsi="Times New Roman" w:cs="Times New Roman"/>
            <w:sz w:val="24"/>
            <w:szCs w:val="24"/>
          </w:rPr>
          <w:delText>icrobial</w:delText>
        </w:r>
        <w:r w:rsidR="003E6D0E" w:rsidDel="0039440A">
          <w:rPr>
            <w:rFonts w:ascii="Times New Roman" w:hAnsi="Times New Roman" w:cs="Times New Roman"/>
            <w:sz w:val="24"/>
            <w:szCs w:val="24"/>
          </w:rPr>
          <w:delText xml:space="preserve"> community in these freshwater ecosystems, which in turn, form the inoculating microbial communities </w:delText>
        </w:r>
        <w:r w:rsidR="00C351EF" w:rsidDel="0039440A">
          <w:rPr>
            <w:rFonts w:ascii="Times New Roman" w:hAnsi="Times New Roman" w:cs="Times New Roman"/>
            <w:sz w:val="24"/>
            <w:szCs w:val="24"/>
          </w:rPr>
          <w:delText xml:space="preserve">that subsequently </w:delText>
        </w:r>
        <w:r w:rsidR="00061B72" w:rsidDel="0039440A">
          <w:rPr>
            <w:rFonts w:ascii="Times New Roman" w:hAnsi="Times New Roman" w:cs="Times New Roman"/>
            <w:sz w:val="24"/>
            <w:szCs w:val="24"/>
          </w:rPr>
          <w:delText>populate</w:delText>
        </w:r>
        <w:r w:rsidR="003E6D0E" w:rsidDel="0039440A">
          <w:rPr>
            <w:rFonts w:ascii="Times New Roman" w:hAnsi="Times New Roman" w:cs="Times New Roman"/>
            <w:sz w:val="24"/>
            <w:szCs w:val="24"/>
          </w:rPr>
          <w:delText xml:space="preserve"> the gut microbiomes of associated macroinvertebrates.</w:delText>
        </w:r>
      </w:del>
      <w:ins w:id="428" w:author="Wesner, Jeff S [2]" w:date="2022-08-16T15:01:00Z">
        <w:r w:rsidR="0039440A">
          <w:rPr>
            <w:rFonts w:ascii="Times New Roman" w:hAnsi="Times New Roman" w:cs="Times New Roman"/>
            <w:sz w:val="24"/>
            <w:szCs w:val="24"/>
          </w:rPr>
          <w:t>One</w:t>
        </w:r>
        <w:proofErr w:type="spellEnd"/>
        <w:r w:rsidR="0039440A">
          <w:rPr>
            <w:rFonts w:ascii="Times New Roman" w:hAnsi="Times New Roman" w:cs="Times New Roman"/>
            <w:sz w:val="24"/>
            <w:szCs w:val="24"/>
          </w:rPr>
          <w:t xml:space="preserve"> </w:t>
        </w:r>
        <w:r w:rsidR="0039440A">
          <w:rPr>
            <w:rFonts w:ascii="Times New Roman" w:hAnsi="Times New Roman" w:cs="Times New Roman"/>
            <w:sz w:val="24"/>
            <w:szCs w:val="24"/>
          </w:rPr>
          <w:lastRenderedPageBreak/>
          <w:t>particularly interesting result is the</w:t>
        </w:r>
      </w:ins>
      <w:del w:id="429" w:author="Wesner, Jeff S [2]" w:date="2022-08-16T15:01:00Z">
        <w:r w:rsidR="003E6D0E" w:rsidDel="0039440A">
          <w:rPr>
            <w:rFonts w:ascii="Times New Roman" w:hAnsi="Times New Roman" w:cs="Times New Roman"/>
            <w:sz w:val="24"/>
            <w:szCs w:val="24"/>
          </w:rPr>
          <w:delText xml:space="preserve"> </w:delText>
        </w:r>
        <w:r w:rsidR="00061B72" w:rsidDel="0039440A">
          <w:rPr>
            <w:rFonts w:ascii="Times New Roman" w:hAnsi="Times New Roman" w:cs="Times New Roman"/>
            <w:sz w:val="24"/>
            <w:szCs w:val="24"/>
          </w:rPr>
          <w:delText>The</w:delText>
        </w:r>
      </w:del>
      <w:r w:rsidR="00061B72">
        <w:rPr>
          <w:rFonts w:ascii="Times New Roman" w:hAnsi="Times New Roman" w:cs="Times New Roman"/>
          <w:sz w:val="24"/>
          <w:szCs w:val="24"/>
        </w:rPr>
        <w:t xml:space="preserve"> presence of four bacterial ASVs in high abundances in LEWI, and not in the other nine locations </w:t>
      </w:r>
      <w:proofErr w:type="spellStart"/>
      <w:r w:rsidR="0065494F">
        <w:rPr>
          <w:rFonts w:ascii="Times New Roman" w:hAnsi="Times New Roman" w:cs="Times New Roman"/>
          <w:sz w:val="24"/>
          <w:szCs w:val="24"/>
        </w:rPr>
        <w:t>wasa</w:t>
      </w:r>
      <w:proofErr w:type="spellEnd"/>
      <w:r w:rsidR="0065494F">
        <w:rPr>
          <w:rFonts w:ascii="Times New Roman" w:hAnsi="Times New Roman" w:cs="Times New Roman"/>
          <w:sz w:val="24"/>
          <w:szCs w:val="24"/>
        </w:rPr>
        <w:t xml:space="preserve"> surprising</w:t>
      </w:r>
      <w:commentRangeStart w:id="430"/>
      <w:commentRangeStart w:id="431"/>
      <w:r w:rsidR="00061B72">
        <w:rPr>
          <w:rFonts w:ascii="Times New Roman" w:hAnsi="Times New Roman" w:cs="Times New Roman"/>
          <w:sz w:val="24"/>
          <w:szCs w:val="24"/>
        </w:rPr>
        <w:t>.</w:t>
      </w:r>
      <w:r w:rsidR="0065494F">
        <w:rPr>
          <w:rFonts w:ascii="Times New Roman" w:hAnsi="Times New Roman" w:cs="Times New Roman"/>
          <w:sz w:val="24"/>
          <w:szCs w:val="24"/>
        </w:rPr>
        <w:t xml:space="preserve"> </w:t>
      </w:r>
      <w:r w:rsidR="0065494F" w:rsidRPr="009B0402">
        <w:rPr>
          <w:rFonts w:ascii="Times New Roman" w:hAnsi="Times New Roman" w:cs="Times New Roman"/>
          <w:sz w:val="24"/>
          <w:szCs w:val="24"/>
          <w:rPrChange w:id="432" w:author="Wesner, Jeff S [2]" w:date="2022-08-16T15:02:00Z">
            <w:rPr>
              <w:rFonts w:ascii="Times New Roman" w:hAnsi="Times New Roman" w:cs="Times New Roman"/>
              <w:sz w:val="24"/>
              <w:szCs w:val="24"/>
              <w:highlight w:val="yellow"/>
            </w:rPr>
          </w:rPrChange>
        </w:rPr>
        <w:t>Lewis Run (LEWI) is an aquatic NEON field site located about 60 miles west of Washington, D.C. in Clarke County, Virginia</w:t>
      </w:r>
      <w:r w:rsidR="00543B42" w:rsidRPr="009B0402">
        <w:rPr>
          <w:rFonts w:ascii="Times New Roman" w:hAnsi="Times New Roman" w:cs="Times New Roman"/>
          <w:sz w:val="24"/>
          <w:szCs w:val="24"/>
          <w:rPrChange w:id="433" w:author="Wesner, Jeff S [2]" w:date="2022-08-16T15:02:00Z">
            <w:rPr>
              <w:rFonts w:ascii="Times New Roman" w:hAnsi="Times New Roman" w:cs="Times New Roman"/>
              <w:sz w:val="24"/>
              <w:szCs w:val="24"/>
              <w:highlight w:val="yellow"/>
            </w:rPr>
          </w:rPrChange>
        </w:rPr>
        <w:t xml:space="preserve">. The site is a small </w:t>
      </w:r>
      <w:proofErr w:type="spellStart"/>
      <w:r w:rsidR="00543B42" w:rsidRPr="009B0402">
        <w:rPr>
          <w:rFonts w:ascii="Times New Roman" w:hAnsi="Times New Roman" w:cs="Times New Roman"/>
          <w:sz w:val="24"/>
          <w:szCs w:val="24"/>
          <w:rPrChange w:id="434" w:author="Wesner, Jeff S [2]" w:date="2022-08-16T15:02:00Z">
            <w:rPr>
              <w:rFonts w:ascii="Times New Roman" w:hAnsi="Times New Roman" w:cs="Times New Roman"/>
              <w:sz w:val="24"/>
              <w:szCs w:val="24"/>
              <w:highlight w:val="yellow"/>
            </w:rPr>
          </w:rPrChange>
        </w:rPr>
        <w:t>wadeable</w:t>
      </w:r>
      <w:proofErr w:type="spellEnd"/>
      <w:r w:rsidR="00543B42" w:rsidRPr="009B0402">
        <w:rPr>
          <w:rFonts w:ascii="Times New Roman" w:hAnsi="Times New Roman" w:cs="Times New Roman"/>
          <w:sz w:val="24"/>
          <w:szCs w:val="24"/>
          <w:rPrChange w:id="435" w:author="Wesner, Jeff S [2]" w:date="2022-08-16T15:02:00Z">
            <w:rPr>
              <w:rFonts w:ascii="Times New Roman" w:hAnsi="Times New Roman" w:cs="Times New Roman"/>
              <w:sz w:val="24"/>
              <w:szCs w:val="24"/>
              <w:highlight w:val="yellow"/>
            </w:rPr>
          </w:rPrChange>
        </w:rPr>
        <w:t xml:space="preserve"> stream that drains a 11.9 km2 (2940 acre) watershed. </w:t>
      </w:r>
      <w:proofErr w:type="gramStart"/>
      <w:r w:rsidR="00543B42" w:rsidRPr="009B0402">
        <w:rPr>
          <w:rFonts w:ascii="Times New Roman" w:hAnsi="Times New Roman" w:cs="Times New Roman"/>
          <w:sz w:val="24"/>
          <w:szCs w:val="24"/>
          <w:rPrChange w:id="436" w:author="Wesner, Jeff S [2]" w:date="2022-08-16T15:02:00Z">
            <w:rPr>
              <w:rFonts w:ascii="Times New Roman" w:hAnsi="Times New Roman" w:cs="Times New Roman"/>
              <w:sz w:val="24"/>
              <w:szCs w:val="24"/>
              <w:highlight w:val="yellow"/>
            </w:rPr>
          </w:rPrChange>
        </w:rPr>
        <w:t>The majority of</w:t>
      </w:r>
      <w:proofErr w:type="gramEnd"/>
      <w:r w:rsidR="00543B42" w:rsidRPr="009B0402">
        <w:rPr>
          <w:rFonts w:ascii="Times New Roman" w:hAnsi="Times New Roman" w:cs="Times New Roman"/>
          <w:sz w:val="24"/>
          <w:szCs w:val="24"/>
          <w:rPrChange w:id="437" w:author="Wesner, Jeff S [2]" w:date="2022-08-16T15:02:00Z">
            <w:rPr>
              <w:rFonts w:ascii="Times New Roman" w:hAnsi="Times New Roman" w:cs="Times New Roman"/>
              <w:sz w:val="24"/>
              <w:szCs w:val="24"/>
              <w:highlight w:val="yellow"/>
            </w:rPr>
          </w:rPrChange>
        </w:rPr>
        <w:t xml:space="preserve"> the stream reach flows past and through land managed by Casey Trees, a nonprofit organization that raises trees for planting in and around the Washington, D.C. area. The surrounding region is characterized by general land use types including successional fields, pastures, woodlands, and small ponds. This site is located within NEON's Mid-Atlantic Domain (D02), a densely populated region bounded by the Atlantic Ocean on the east and stretching down the Eastern Seaboard from southern New Jersey to northern Georgia</w:t>
      </w:r>
      <w:r w:rsidR="00934192" w:rsidRPr="009B0402">
        <w:rPr>
          <w:rPrChange w:id="438" w:author="Wesner, Jeff S [2]" w:date="2022-08-16T15:02:00Z">
            <w:rPr>
              <w:highlight w:val="yellow"/>
            </w:rPr>
          </w:rPrChange>
        </w:rPr>
        <w:t xml:space="preserve"> (</w:t>
      </w:r>
      <w:r w:rsidR="00115791" w:rsidRPr="009B0402">
        <w:rPr>
          <w:rStyle w:val="Hyperlink"/>
          <w:rFonts w:ascii="Times New Roman" w:hAnsi="Times New Roman" w:cs="Times New Roman"/>
          <w:sz w:val="24"/>
          <w:szCs w:val="24"/>
          <w:rPrChange w:id="439" w:author="Wesner, Jeff S [2]" w:date="2022-08-16T15:02:00Z">
            <w:rPr>
              <w:rStyle w:val="Hyperlink"/>
              <w:rFonts w:ascii="Times New Roman" w:hAnsi="Times New Roman" w:cs="Times New Roman"/>
              <w:sz w:val="24"/>
              <w:szCs w:val="24"/>
              <w:highlight w:val="yellow"/>
            </w:rPr>
          </w:rPrChange>
        </w:rPr>
        <w:fldChar w:fldCharType="begin"/>
      </w:r>
      <w:r w:rsidR="00115791" w:rsidRPr="009B0402">
        <w:rPr>
          <w:rStyle w:val="Hyperlink"/>
          <w:rFonts w:ascii="Times New Roman" w:hAnsi="Times New Roman" w:cs="Times New Roman"/>
          <w:sz w:val="24"/>
          <w:szCs w:val="24"/>
          <w:rPrChange w:id="440" w:author="Wesner, Jeff S [2]" w:date="2022-08-16T15:02:00Z">
            <w:rPr>
              <w:rStyle w:val="Hyperlink"/>
              <w:rFonts w:ascii="Times New Roman" w:hAnsi="Times New Roman" w:cs="Times New Roman"/>
              <w:sz w:val="24"/>
              <w:szCs w:val="24"/>
              <w:highlight w:val="yellow"/>
            </w:rPr>
          </w:rPrChange>
        </w:rPr>
        <w:instrText xml:space="preserve"> HYPERLINK "https://www.neonscience.org/field-sites/lewi" </w:instrText>
      </w:r>
      <w:r w:rsidR="00115791" w:rsidRPr="009B0402">
        <w:rPr>
          <w:rStyle w:val="Hyperlink"/>
          <w:rFonts w:ascii="Times New Roman" w:hAnsi="Times New Roman" w:cs="Times New Roman"/>
          <w:sz w:val="24"/>
          <w:szCs w:val="24"/>
          <w:rPrChange w:id="441" w:author="Wesner, Jeff S [2]" w:date="2022-08-16T15:02:00Z">
            <w:rPr>
              <w:rStyle w:val="Hyperlink"/>
              <w:rFonts w:ascii="Times New Roman" w:hAnsi="Times New Roman" w:cs="Times New Roman"/>
              <w:sz w:val="24"/>
              <w:szCs w:val="24"/>
              <w:highlight w:val="yellow"/>
            </w:rPr>
          </w:rPrChange>
        </w:rPr>
        <w:fldChar w:fldCharType="separate"/>
      </w:r>
      <w:r w:rsidR="00934192" w:rsidRPr="009B0402">
        <w:rPr>
          <w:rStyle w:val="Hyperlink"/>
          <w:rFonts w:ascii="Times New Roman" w:hAnsi="Times New Roman" w:cs="Times New Roman"/>
          <w:sz w:val="24"/>
          <w:szCs w:val="24"/>
          <w:rPrChange w:id="442" w:author="Wesner, Jeff S [2]" w:date="2022-08-16T15:02:00Z">
            <w:rPr>
              <w:rStyle w:val="Hyperlink"/>
              <w:rFonts w:ascii="Times New Roman" w:hAnsi="Times New Roman" w:cs="Times New Roman"/>
              <w:sz w:val="24"/>
              <w:szCs w:val="24"/>
              <w:highlight w:val="yellow"/>
            </w:rPr>
          </w:rPrChange>
        </w:rPr>
        <w:t>https://www.neonscience.org/field-sites/lewi</w:t>
      </w:r>
      <w:r w:rsidR="00115791" w:rsidRPr="009B0402">
        <w:rPr>
          <w:rStyle w:val="Hyperlink"/>
          <w:rFonts w:ascii="Times New Roman" w:hAnsi="Times New Roman" w:cs="Times New Roman"/>
          <w:sz w:val="24"/>
          <w:szCs w:val="24"/>
          <w:rPrChange w:id="443" w:author="Wesner, Jeff S [2]" w:date="2022-08-16T15:02:00Z">
            <w:rPr>
              <w:rStyle w:val="Hyperlink"/>
              <w:rFonts w:ascii="Times New Roman" w:hAnsi="Times New Roman" w:cs="Times New Roman"/>
              <w:sz w:val="24"/>
              <w:szCs w:val="24"/>
              <w:highlight w:val="yellow"/>
            </w:rPr>
          </w:rPrChange>
        </w:rPr>
        <w:fldChar w:fldCharType="end"/>
      </w:r>
      <w:r w:rsidR="00934192" w:rsidRPr="009B0402">
        <w:rPr>
          <w:rFonts w:ascii="Times New Roman" w:hAnsi="Times New Roman" w:cs="Times New Roman"/>
          <w:sz w:val="24"/>
          <w:szCs w:val="24"/>
          <w:rPrChange w:id="444" w:author="Wesner, Jeff S [2]" w:date="2022-08-16T15:02:00Z">
            <w:rPr>
              <w:rFonts w:ascii="Times New Roman" w:hAnsi="Times New Roman" w:cs="Times New Roman"/>
              <w:sz w:val="24"/>
              <w:szCs w:val="24"/>
              <w:highlight w:val="yellow"/>
            </w:rPr>
          </w:rPrChange>
        </w:rPr>
        <w:t>)</w:t>
      </w:r>
      <w:r w:rsidR="00543B42" w:rsidRPr="009B0402">
        <w:rPr>
          <w:rFonts w:ascii="Times New Roman" w:hAnsi="Times New Roman" w:cs="Times New Roman"/>
          <w:sz w:val="24"/>
          <w:szCs w:val="24"/>
          <w:rPrChange w:id="445" w:author="Wesner, Jeff S [2]" w:date="2022-08-16T15:02:00Z">
            <w:rPr>
              <w:rFonts w:ascii="Times New Roman" w:hAnsi="Times New Roman" w:cs="Times New Roman"/>
              <w:sz w:val="24"/>
              <w:szCs w:val="24"/>
              <w:highlight w:val="yellow"/>
            </w:rPr>
          </w:rPrChange>
        </w:rPr>
        <w:t>.</w:t>
      </w:r>
      <w:r w:rsidR="00543B42" w:rsidRPr="009B0402">
        <w:rPr>
          <w:rFonts w:ascii="Times New Roman" w:hAnsi="Times New Roman" w:cs="Times New Roman"/>
          <w:sz w:val="24"/>
          <w:szCs w:val="24"/>
          <w:rPrChange w:id="446" w:author="Wesner, Jeff S [2]" w:date="2022-08-16T15:02:00Z">
            <w:rPr>
              <w:rFonts w:ascii="Times New Roman" w:hAnsi="Times New Roman" w:cs="Times New Roman"/>
              <w:sz w:val="24"/>
              <w:szCs w:val="24"/>
            </w:rPr>
          </w:rPrChange>
        </w:rPr>
        <w:t xml:space="preserve"> </w:t>
      </w:r>
      <w:r w:rsidR="00934192" w:rsidRPr="009B0402">
        <w:rPr>
          <w:rFonts w:ascii="Times New Roman" w:hAnsi="Times New Roman" w:cs="Times New Roman"/>
          <w:sz w:val="24"/>
          <w:szCs w:val="24"/>
          <w:rPrChange w:id="447" w:author="Wesner, Jeff S [2]" w:date="2022-08-16T15:02:00Z">
            <w:rPr>
              <w:rFonts w:ascii="Times New Roman" w:hAnsi="Times New Roman" w:cs="Times New Roman"/>
              <w:sz w:val="24"/>
              <w:szCs w:val="24"/>
              <w:highlight w:val="yellow"/>
            </w:rPr>
          </w:rPrChange>
        </w:rPr>
        <w:t>It is uncl</w:t>
      </w:r>
      <w:r w:rsidR="00165A36" w:rsidRPr="009B0402">
        <w:rPr>
          <w:rFonts w:ascii="Times New Roman" w:hAnsi="Times New Roman" w:cs="Times New Roman"/>
          <w:sz w:val="24"/>
          <w:szCs w:val="24"/>
          <w:rPrChange w:id="448" w:author="Wesner, Jeff S [2]" w:date="2022-08-16T15:02:00Z">
            <w:rPr>
              <w:rFonts w:ascii="Times New Roman" w:hAnsi="Times New Roman" w:cs="Times New Roman"/>
              <w:sz w:val="24"/>
              <w:szCs w:val="24"/>
              <w:highlight w:val="yellow"/>
            </w:rPr>
          </w:rPrChange>
        </w:rPr>
        <w:t>e</w:t>
      </w:r>
      <w:r w:rsidR="00934192" w:rsidRPr="009B0402">
        <w:rPr>
          <w:rFonts w:ascii="Times New Roman" w:hAnsi="Times New Roman" w:cs="Times New Roman"/>
          <w:sz w:val="24"/>
          <w:szCs w:val="24"/>
          <w:rPrChange w:id="449" w:author="Wesner, Jeff S [2]" w:date="2022-08-16T15:02:00Z">
            <w:rPr>
              <w:rFonts w:ascii="Times New Roman" w:hAnsi="Times New Roman" w:cs="Times New Roman"/>
              <w:sz w:val="24"/>
              <w:szCs w:val="24"/>
              <w:highlight w:val="yellow"/>
            </w:rPr>
          </w:rPrChange>
        </w:rPr>
        <w:t>ar how impacted or unimpacted this site is relative to the other nine sites</w:t>
      </w:r>
      <w:r w:rsidR="00934192" w:rsidRPr="009B0402">
        <w:rPr>
          <w:rFonts w:ascii="Times New Roman" w:hAnsi="Times New Roman" w:cs="Times New Roman"/>
          <w:sz w:val="24"/>
          <w:szCs w:val="24"/>
          <w:rPrChange w:id="450" w:author="Wesner, Jeff S [2]" w:date="2022-08-16T15:02:00Z">
            <w:rPr>
              <w:rFonts w:ascii="Times New Roman" w:hAnsi="Times New Roman" w:cs="Times New Roman"/>
              <w:sz w:val="24"/>
              <w:szCs w:val="24"/>
            </w:rPr>
          </w:rPrChange>
        </w:rPr>
        <w:t>.</w:t>
      </w:r>
      <w:r w:rsidR="00061B72" w:rsidRPr="009B0402">
        <w:rPr>
          <w:rFonts w:ascii="Times New Roman" w:hAnsi="Times New Roman" w:cs="Times New Roman"/>
          <w:sz w:val="24"/>
          <w:szCs w:val="24"/>
          <w:rPrChange w:id="451" w:author="Wesner, Jeff S [2]" w:date="2022-08-16T15:02:00Z">
            <w:rPr>
              <w:rFonts w:ascii="Times New Roman" w:hAnsi="Times New Roman" w:cs="Times New Roman"/>
              <w:sz w:val="24"/>
              <w:szCs w:val="24"/>
            </w:rPr>
          </w:rPrChange>
        </w:rPr>
        <w:t xml:space="preserve"> </w:t>
      </w:r>
      <w:commentRangeEnd w:id="430"/>
      <w:r w:rsidR="00E14BE4" w:rsidRPr="009B0402">
        <w:rPr>
          <w:rStyle w:val="CommentReference"/>
          <w:rPrChange w:id="452" w:author="Wesner, Jeff S [2]" w:date="2022-08-16T15:02:00Z">
            <w:rPr>
              <w:rStyle w:val="CommentReference"/>
            </w:rPr>
          </w:rPrChange>
        </w:rPr>
        <w:commentReference w:id="430"/>
      </w:r>
      <w:commentRangeEnd w:id="431"/>
      <w:r w:rsidR="009B0402">
        <w:rPr>
          <w:rStyle w:val="CommentReference"/>
        </w:rPr>
        <w:commentReference w:id="431"/>
      </w:r>
      <w:ins w:id="453" w:author="Wesner, Jeff S [2]" w:date="2022-08-16T15:01:00Z">
        <w:r w:rsidR="009B0402">
          <w:rPr>
            <w:rFonts w:ascii="Times New Roman" w:hAnsi="Times New Roman" w:cs="Times New Roman"/>
            <w:sz w:val="24"/>
            <w:szCs w:val="24"/>
          </w:rPr>
          <w:t xml:space="preserve">However, </w:t>
        </w:r>
      </w:ins>
      <w:del w:id="454" w:author="Wesner, Jeff S [2]" w:date="2022-08-16T15:01:00Z">
        <w:r w:rsidR="003E6D0E" w:rsidDel="009B0402">
          <w:rPr>
            <w:rFonts w:ascii="Times New Roman" w:hAnsi="Times New Roman" w:cs="Times New Roman"/>
            <w:sz w:val="24"/>
            <w:szCs w:val="24"/>
          </w:rPr>
          <w:delText xml:space="preserve">There are </w:delText>
        </w:r>
      </w:del>
      <w:r w:rsidR="003E6D0E">
        <w:rPr>
          <w:rFonts w:ascii="Times New Roman" w:hAnsi="Times New Roman" w:cs="Times New Roman"/>
          <w:sz w:val="24"/>
          <w:szCs w:val="24"/>
        </w:rPr>
        <w:t>several studies</w:t>
      </w:r>
      <w:del w:id="455" w:author="Wesner, Jeff S [2]" w:date="2022-08-16T15:02:00Z">
        <w:r w:rsidR="003E6D0E" w:rsidDel="009B0402">
          <w:rPr>
            <w:rFonts w:ascii="Times New Roman" w:hAnsi="Times New Roman" w:cs="Times New Roman"/>
            <w:sz w:val="24"/>
            <w:szCs w:val="24"/>
          </w:rPr>
          <w:delText xml:space="preserve"> that</w:delText>
        </w:r>
      </w:del>
      <w:r w:rsidR="003E6D0E">
        <w:rPr>
          <w:rFonts w:ascii="Times New Roman" w:hAnsi="Times New Roman" w:cs="Times New Roman"/>
          <w:sz w:val="24"/>
          <w:szCs w:val="24"/>
        </w:rPr>
        <w:t xml:space="preserve"> document differences in microbiome diversity and composition among different streams varying in quality </w:t>
      </w:r>
      <w:r w:rsidR="003E6D0E">
        <w:rPr>
          <w:rFonts w:ascii="Times New Roman" w:hAnsi="Times New Roman" w:cs="Times New Roman"/>
          <w:sz w:val="24"/>
          <w:szCs w:val="24"/>
        </w:rPr>
        <w:fldChar w:fldCharType="begin" w:fldLock="1"/>
      </w:r>
      <w:r w:rsidR="003E6D0E">
        <w:rPr>
          <w:rFonts w:ascii="Times New Roman" w:hAnsi="Times New Roman" w:cs="Times New Roman"/>
          <w:sz w:val="24"/>
          <w:szCs w:val="24"/>
        </w:rPr>
        <w:instrText>ADDIN CSL_CITATION {"citationItems":[{"id":"ITEM-1","itemData":{"DOI":"http://dx.doi.org/10.1016/j.bjm.2016.06.011","ISSN":"1517-8382","abstract":"Abstract Rivers and streams are important reservoirs of freshwater for human consumption. These ecosystems are threatened by increasing urbanization, because raw sewage discharged into them alters their nutrient content and may affect the composition of their microbial community. In the present study, we investigate the taxonomic and functional profile of the microbial community in an urban lotic environment. Samples of running water were collected at two points in the São Pedro stream: an upstream preserved and non-urbanized area, and a polluted urbanized area with discharged sewage. The metagenomic DNA was sequenced by pyrosequencing. Differences were observed in the community composition at the two sites. The non-urbanized area was overrepresented by genera of ubiquitous microbes that act in the maintenance of environments. In contrast, the urbanized metagenome was rich in genera pathogenic to humans. The functional profile indicated that the microbes act on the metabolism of methane, nitrogen and sulfur, especially in the urbanized area. It was also found that virulence/defense (antibiotic resistance and metal resistance) and stress response-related genes were disseminated in the urbanized environment. The structure of the microbial community was altered by uncontrolled anthropic interference, highlighting the selective pressure imposed by high loads of urban sewage discharged into freshwater environments.","author":[{"dropping-particle":"","family":"Medeiros","given":"Julliane Dutra","non-dropping-particle":"","parse-names":false,"suffix":""},{"dropping-particle":"","family":"Cantão","given":"Maurício Egídio","non-dropping-particle":"","parse-names":false,"suffix":""},{"dropping-particle":"","family":"Cesar","given":"Dionéia Evangelista","non-dropping-particle":"","parse-names":false,"suffix":""},{"dropping-particle":"","family":"Nicolás","given":"Marisa Fabiana","non-dropping-particle":"","parse-names":false,"suffix":""},{"dropping-particle":"","family":"Diniz","given":"Cláudio Galuppo","non-dropping-particle":"","parse-names":false,"suffix":""},{"dropping-particle":"","family":"Silva","given":"Vânia Lúcia","non-dropping-particle":"","parse-names":false,"suffix":""},{"dropping-particle":"de","family":"Vasconcelos","given":"Ana Tereza Ribeiro","non-dropping-particle":"","parse-names":false,"suffix":""},{"dropping-particle":"","family":"Coelho","given":"Cíntia Marques","non-dropping-particle":"","parse-names":false,"suffix":""}],"container-title":"Brazilian Journal of Microbiology","id":"ITEM-1","issue":"4","issued":{"date-parts":[["2016","10"]]},"page":"835-845","title":"Comparative metagenome of a stream impacted by the urbanization phenomenon","type":"article-journal","volume":"47"},"uris":["http://www.mendeley.com/documents/?uuid=3c4d3487-a92e-49aa-9571-3018e246ffa4"]},{"id":"ITEM-2","itemData":{"author":[{"dropping-particle":"","family":"Atashgahi","given":"Siavash","non-dropping-particle":"","parse-names":false,"suffix":""},{"dropping-particle":"","family":"Aydin","given":"Rozelin","non-dropping-particle":"","parse-names":false,"suffix":""},{"dropping-particle":"","family":"Dimitrov","given":"Mauricio R","non-dropping-particle":"","parse-names":false,"suffix":""},{"dropping-particle":"","family":"Sipkema","given":"Detmer","non-dropping-particle":"","parse-names":false,"suffix":""},{"dropping-particle":"","family":"Hamonts","given":"Kelly","non-dropping-particle":"","parse-names":false,"suffix":""},{"dropping-particle":"","family":"Lahti","given":"Leo","non-dropping-particle":"","parse-names":false,"suffix":""},{"dropping-particle":"","family":"Maphosa","given":"Farai","non-dropping-particle":"","parse-names":false,"suffix":""},{"dropping-particle":"","family":"Kruse","given":"Thomas","non-dropping-particle":"","parse-names":false,"suffix":""},{"dropping-particle":"","family":"Saccenti","given":"Edoardo","non-dropping-particle":"","parse-names":false,"suffix":""},{"dropping-particle":"","family":"Springael","given":"Dirk","non-dropping-particle":"","parse-names":false,"suffix":""},{"dropping-particle":"","family":"Dejonghe","given":"Winnie","non-dropping-particle":"","parse-names":false,"suffix":""},{"dropping-particle":"","family":"Smidt","given":"Hauke","non-dropping-particle":"","parse-names":false,"suffix":""}],"container-title":"Scientific Reports","id":"ITEM-2","issued":{"date-parts":[["2015","11","26"]]},"page":"17284","publisher":"The Author(s)","title":"Impact of a wastewater treatment plant on microbial community composition and function in a hyporheic zone of a eutrophic river","type":"article-journal","volume":"5"},"uris":["http://www.mendeley.com/documents/?uuid=461e77df-ddda-4ef9-95c4-8fa4f2c69281"]}],"mendeley":{"formattedCitation":"(Atashgahi et al., 2015; Medeiros et al., 2016)","plainTextFormattedCitation":"(Atashgahi et al., 2015; Medeiros et al., 2016)","previouslyFormattedCitation":"(Atashgahi et al., 2015; Medeiros et al., 2016)"},"properties":{"noteIndex":0},"schema":"https://github.com/citation-style-language/schema/raw/master/csl-citation.json"}</w:instrText>
      </w:r>
      <w:r w:rsidR="003E6D0E">
        <w:rPr>
          <w:rFonts w:ascii="Times New Roman" w:hAnsi="Times New Roman" w:cs="Times New Roman"/>
          <w:sz w:val="24"/>
          <w:szCs w:val="24"/>
        </w:rPr>
        <w:fldChar w:fldCharType="separate"/>
      </w:r>
      <w:r w:rsidR="003E6D0E" w:rsidRPr="00501556">
        <w:rPr>
          <w:rFonts w:ascii="Times New Roman" w:hAnsi="Times New Roman" w:cs="Times New Roman"/>
          <w:noProof/>
          <w:sz w:val="24"/>
          <w:szCs w:val="24"/>
        </w:rPr>
        <w:t>(Atashgahi et al., 2015; Medeiros et al., 2016)</w:t>
      </w:r>
      <w:r w:rsidR="003E6D0E">
        <w:rPr>
          <w:rFonts w:ascii="Times New Roman" w:hAnsi="Times New Roman" w:cs="Times New Roman"/>
          <w:sz w:val="24"/>
          <w:szCs w:val="24"/>
        </w:rPr>
        <w:fldChar w:fldCharType="end"/>
      </w:r>
      <w:r w:rsidR="003E6D0E">
        <w:rPr>
          <w:rFonts w:ascii="Times New Roman" w:hAnsi="Times New Roman" w:cs="Times New Roman"/>
          <w:sz w:val="24"/>
          <w:szCs w:val="24"/>
        </w:rPr>
        <w:t xml:space="preserve"> and among sites along streams </w:t>
      </w:r>
      <w:r w:rsidR="003E6D0E">
        <w:rPr>
          <w:rFonts w:ascii="Times New Roman" w:hAnsi="Times New Roman" w:cs="Times New Roman"/>
          <w:sz w:val="24"/>
          <w:szCs w:val="24"/>
        </w:rPr>
        <w:fldChar w:fldCharType="begin" w:fldLock="1"/>
      </w:r>
      <w:r w:rsidR="007869B2">
        <w:rPr>
          <w:rFonts w:ascii="Times New Roman" w:hAnsi="Times New Roman" w:cs="Times New Roman"/>
          <w:sz w:val="24"/>
          <w:szCs w:val="24"/>
        </w:rPr>
        <w:instrText>ADDIN CSL_CITATION {"citationItems":[{"id":"ITEM-1","itemData":{"DOI":"10.1128/AEM.03527-12","ISSN":"0099-2240","abstract":"In highly urbanized areas, wastewater treatment plant (WWTP) effluent can represent a significant component of freshwater ecosystems. As it is impossible for the composition of WWTP effluent to match the composition of the receiving system, the potential exists for effluent to significantly impact the chemical and biological characteristics of the receiving ecosystem. We assessed the impacts of WWTP effluent on the size, activity, and composition of benthic microbial communities by comparing two distinct field sites in the Chicago metropolitan region: a highly urbanized river receiving effluent from a large WWTP and a suburban river receiving effluent from a much smaller WWTP. At sites upstream of effluent input, the urban and suburban rivers differed significantly in chemical characteristics and in the composition of their sediment bacterial communities. Although effluent resulted in significant increases in inorganic nutrients in both rivers, surprisingly, it also resulted in significant decreases in the population size and diversity of sediment bacterial communities. Tag pyrosequencing of bacterial 16S rRNA genes revealed significant effects of effluent on sediment bacterial community composition in both rivers, including decreases in abundances of Deltaproteobacteria, Desulfococcus, Dechloromonas, and Chloroflexi sequences and increases in abundances of Nitrospirae and Sphingobacteriales sequences. The overall effect of the WWTP inputs was that the two rivers, which were distinct in chemical and biological properties upstream of the WWTPs, were almost indistinguishable downstream. These results suggest that WWTP effluent has the potential to reduce the natural variability that exists among river ecosystems and indicate that WWTP effluent may contribute to biotic homogenization. ","author":[{"dropping-particle":"","family":"Drury","given":"Bradley","non-dropping-particle":"","parse-names":false,"suffix":""},{"dropping-particle":"","family":"Rosi-Marshall","given":"Emma","non-dropping-particle":"","parse-names":false,"suffix":""},{"dropping-particle":"","family":"Kelly","given":"John J","non-dropping-particle":"","parse-names":false,"suffix":""}],"container-title":"Applied and Environmental Microbiology","id":"ITEM-1","issue":"6","issued":{"date-parts":[["2013","3","15"]]},"page":"1897-1905","publisher":"American Society for Microbiology","publisher-place":"1752 N St., N.W., Washington, DC","title":"Wastewater Treatment Effluent Reduces the Abundance and Diversity of Benthic Bacterial Communities in Urban and Suburban Rivers","type":"article-journal","volume":"79"},"uris":["http://www.mendeley.com/documents/?uuid=915baa74-7746-4185-9613-571f3ff58e6f"]},{"id":"ITEM-2","itemData":{"DOI":"10.1128/AEM.02348-07","ISSN":"0099-2240","abstract":"We investigated the effects of wastewater treatment plant (WWTP) discharge on the ecology of bacterial communities in the sediment of a small, low-gradient stream in South Australia. The quantification of genes involved in the biogeochemical cycling of carbon and nitrogen was used to assess potential impacts on ecosystem functions. The effects of disturbance on bacterial community structure were assessed by PCR-denaturing gradient gel electrophoresis of 16S rRNA genes, and clone library analysis was used to phylogenetically characterize significant shifts. Significant (P &lt; 0.05) shifts in bacterial community structures were associated with alteration of the sediment's physicochemical properties, particularly nutrient loading from the WWTP discharge. The effects were greatest at the sampling location 400 m downstream of the outfall where the stream flow is reduced. This highly affected stretch of sediment contained representatives of the gammaproteobacteria that were absent from less-disturbed sites, including Oceanospirillales and Methylococcaceae. 16S rRNA gene sequences from less-disturbed sites had representatives of the Caulobacteraceae, Sphingomonadaceae, and Nitrospirae which were not represented in samples from disturbed sediment. The diversity was lowest at the reference site; it increased with proximity to the WWTP outfall and declined toward highly disturbed (400 m downstream) sites (P &lt; 0.05). The potential for biological transformations of N varied significantly with the stream sediment location (P &lt; 0.05). The abundance of amoA, narG, and nifH genes increased with the distance downstream of the outfall. These processes are driven by N and C availability, as well as redox conditions. Together these data suggest cause and effect between nutrient loading into the creek, shift in bacterial communities through habitat change, and alteration of capacity for biogeochemical cycling of N. ","author":[{"dropping-particle":"","family":"Wakelin","given":"Steven A","non-dropping-particle":"","parse-names":false,"suffix":""},{"dropping-particle":"","family":"Colloff","given":"Matt J","non-dropping-particle":"","parse-names":false,"suffix":""},{"dropping-particle":"","family":"Kookana","given":"Rai S","non-dropping-particle":"","parse-names":false,"suffix":""}],"container-title":"Applied and Environmental Microbiology","id":"ITEM-2","issue":"9","issued":{"date-parts":[["2008","5","14"]]},"page":"2659-2668","publisher":"American Society for Microbiology (ASM)","title":"Effect of Wastewater Treatment Plant Effluent on Microbial Function and Community Structure in the Sediment of a Freshwater Stream with Variable Seasonal Flow ","type":"article-journal","volume":"74"},"uris":["http://www.mendeley.com/documents/?uuid=6da1e713-77b1-4d81-b7da-25ec64d7dd7b"]},{"id":"ITEM-3","itemData":{"DOI":"https://doi.org/10.1002/ece3.6993","ISSN":"2045-7758","abstract":"Abstract Freshwater macroinvertebrates play key ecological roles in riverine food webs, such as the transfer of nutrients to consumers and decomposition of organic matter. Although local habitat quality drives macroinvertebrate diversity and abundance, little is known about their microbiota. In most animals, the microbiota provides benefits, such as increasing the rate at which nutrients are metabolized, facilitating immune system development, and defending against pathogenic attack. Our objectives were to identify the bacteria within aquatic invertebrates and determine whether their composition varied with taxonomy, habitat, diet, and time of sample collection. In 2016 and 2017, we collected 264 aquatic invertebrates from the mainstem Saint John (Wolastoq) River in New Brunswick, Canada, representing 15 orders. We then amplified the V3-V4 hypervariable region of the 16S rRNA gene within each individual, which revealed nearly 20,000 bacterial operational taxonomic units (OTUs). The microbiota across all aquatic invertebrates were dominated by Proteobacteria (69.25% of the total sequence reads), but they differed significantly in beta diversity, both among host invertebrate taxa (genus-, family-, and order-levels) and temporally. In contrast to previous work, we observed no microbiota differences among functional feeding groups or traditional feeding habits, and neither water velocity nor microhabitat type structured microbiota variability. Our findings suggest that host invertebrate taxonomy was the most important factor in modulating the composition of the microbiota, likely through a combination of vertical and horizontal bacterial transmission, and evolutionary processes. This is one of the most comprehensive studies of freshwater invertebrate microbiota to date, and it underscores the need for future studies of invertebrate microbiota evolution and linkages to environmental bacteria and physico-chemical conditions.","author":[{"dropping-particle":"","family":"Kroetsch","given":"Shawn A","non-dropping-particle":"","parse-names":false,"suffix":""},{"dropping-particle":"","family":"Kidd","given":"Karen A","non-dropping-particle":"","parse-names":false,"suffix":""},{"dropping-particle":"","family":"Monk","given":"Wendy A","non-dropping-particle":"","parse-names":false,"suffix":""},{"dropping-particle":"","family":"Culp","given":"Joseph M","non-dropping-particle":"","parse-names":false,"suffix":""},{"dropping-particle":"","family":"Compson","given":"Zacchaeus G","non-dropping-particle":"","parse-names":false,"suffix":""},{"dropping-particle":"","family":"Pavey","given":"Scott A","non-dropping-particle":"","parse-names":false,"suffix":""}],"container-title":"Ecology and Evolution","id":"ITEM-3","issue":"n/a","issued":{"date-parts":[["2020","11"]]},"publisher":"John Wiley &amp; Sons, Ltd","title":"The effects of taxonomy, diet, and ecology on the microbiota of riverine macroinvertebrates","type":"article-journal","volume":"n/a"},"uris":["http://www.mendeley.com/documents/?uuid=f091b1cc-5794-415b-9fc8-737da2b8d603"]}],"mendeley":{"formattedCitation":"(Wakelin et al., 2008; Drury et al., 2013; Kroetsch et al., 2020)","plainTextFormattedCitation":"(Wakelin et al., 2008; Drury et al., 2013; Kroetsch et al., 2020)","previouslyFormattedCitation":"(Wakelin et al., 2008; Drury et al., 2013; Kroetsch et al., 2020)"},"properties":{"noteIndex":0},"schema":"https://github.com/citation-style-language/schema/raw/master/csl-citation.json"}</w:instrText>
      </w:r>
      <w:r w:rsidR="003E6D0E">
        <w:rPr>
          <w:rFonts w:ascii="Times New Roman" w:hAnsi="Times New Roman" w:cs="Times New Roman"/>
          <w:sz w:val="24"/>
          <w:szCs w:val="24"/>
        </w:rPr>
        <w:fldChar w:fldCharType="separate"/>
      </w:r>
      <w:r w:rsidR="007869B2" w:rsidRPr="007869B2">
        <w:rPr>
          <w:rFonts w:ascii="Times New Roman" w:hAnsi="Times New Roman" w:cs="Times New Roman"/>
          <w:noProof/>
          <w:sz w:val="24"/>
          <w:szCs w:val="24"/>
        </w:rPr>
        <w:t>(Wakelin et al., 2008; Drury et al., 2013; Kroetsch et al., 2020)</w:t>
      </w:r>
      <w:r w:rsidR="003E6D0E">
        <w:rPr>
          <w:rFonts w:ascii="Times New Roman" w:hAnsi="Times New Roman" w:cs="Times New Roman"/>
          <w:sz w:val="24"/>
          <w:szCs w:val="24"/>
        </w:rPr>
        <w:fldChar w:fldCharType="end"/>
      </w:r>
      <w:r w:rsidR="003E6D0E">
        <w:rPr>
          <w:rFonts w:ascii="Times New Roman" w:hAnsi="Times New Roman" w:cs="Times New Roman"/>
          <w:sz w:val="24"/>
          <w:szCs w:val="24"/>
        </w:rPr>
        <w:t xml:space="preserve">, as well as reported differences between bacterioplankton and sediment partitions within streams </w:t>
      </w:r>
      <w:r w:rsidR="003E6D0E">
        <w:rPr>
          <w:rFonts w:ascii="Times New Roman" w:hAnsi="Times New Roman" w:cs="Times New Roman"/>
          <w:sz w:val="24"/>
          <w:szCs w:val="24"/>
        </w:rPr>
        <w:fldChar w:fldCharType="begin" w:fldLock="1"/>
      </w:r>
      <w:r w:rsidR="007869B2">
        <w:rPr>
          <w:rFonts w:ascii="Times New Roman" w:hAnsi="Times New Roman" w:cs="Times New Roman"/>
          <w:sz w:val="24"/>
          <w:szCs w:val="24"/>
        </w:rPr>
        <w:instrText>ADDIN CSL_CITATION {"citationItems":[{"id":"ITEM-1","itemData":{"DOI":"10.1038/s41598-017-01446-4","ISSN":"2045-2322 (Electronic)","PMID":"28465599","abstract":"Microorganisms are ubiquitous in aqueous environments and are crucial for  biogeochemical processes, but their community structures and functions remain poorly understood. In this paper, a rotating reactor was designed to study the effects of substrata and flow conditions on sediment bacterial communities using 16S rRNA gene sequencing, assaying three groups of size-fractionated sediments and three different levels of applied shear stress. Proteobacteria, Firmicutes, and Bacteroidetes were the dominant phyla of the microbial communities, with more anaerobic bacteria and opportunistic pathogens being detected under static water conditions, while more aerobic bacteria were detected under dynamic water flow conditions. Most of the top 10 genera were present in all the samples; however, there were significant differences in the species abundance. Paludibacter and Comamonadaceae_unclassified were the most abundant genera under static and dynamic conditions, respectively. Under static water conditions, the medium-grained sediment had the highest microbial diversity, followed by the fine and coarse sediments. Under dynamic water flow conditions, a higher flow velocity corresponded to a greater microbial diversity. Overall, there was no significant difference in the community richness or diversity between the static and dynamic water flow conditions. This study is beneficial for further understanding the heterogeneities of microbial communities in natural aquatic ecosystems.","author":[{"dropping-particle":"","family":"Fang","given":"Hongwei","non-dropping-particle":"","parse-names":false,"suffix":""},{"dropping-particle":"","family":"Chen","given":"Yishan","non-dropping-particle":"","parse-names":false,"suffix":""},{"dropping-particle":"","family":"Huang","given":"Lei","non-dropping-particle":"","parse-names":false,"suffix":""},{"dropping-particle":"","family":"He","given":"Guojian","non-dropping-particle":"","parse-names":false,"suffix":""}],"container-title":"Scientific reports","id":"ITEM-1","issue":"1","issued":{"date-parts":[["2017","5"]]},"language":"eng","page":"1299","title":"Analysis of biofilm bacterial communities under different shear stresses using  size-fractionated sediment.","type":"article-journal","volume":"7"},"uris":["http://www.mendeley.com/documents/?uuid=f563275f-8ab3-4bfc-aa2c-516e6dc8dcb9","http://www.mendeley.com/documents/?uuid=c753396b-84c1-4f94-8f31-3c788386e0d5"]},{"id":"ITEM-2","itemData":{"DOI":"10.3389/fmicb.2017.01452","ISSN":"1664-302X","abstract":"Urbanization strongly influences headwater stream chemistry and hydrology, but little is known about how these conditions impact bacterial community composition. We predicted that urbanization would impact bacterial community composition, but that stream water column bacterial communities would be most strongly linked to urbanization at a watershed-scale, as measured by impervious cover, while sediment bacterial communities would correlate with environmental conditions at the scale of stream reaches. To test this hypothesis, we determined bacterial community composition in the water column and sediment of headwater streams located across a gradient of watershed impervious cover using high-throughput 16S rRNA gene amplicon sequencing. Alpha diversity metrics did not show a strong response to catchment urbanization, but beta diversity was significantly related to watershed impervious cover with significant differences also found between water column and sediment samples. Samples grouped primarily according to habitat—water column vs. sediment—with a significant response to watershed impervious cover nested within each habitat type. Compositional shifts for communities in urbanized streams indicated an increase in taxa associated with human activity including bacteria from the genus Polynucleobacter, which is widespread, but has been associated with eutrophic conditions in larger water bodies. Another indicator of communities in urbanized streams was an OTU from the genus Gallionella, which is linked to corrosion of water distribution systems. To identify changes in bacterial community interactions, bacterial co-occurrence networks were generated from urban and forested samples. The urbanized co-occurrence network was much smaller and had fewer co-occurrence events per taxon than forested equivalents, indicating a loss of keystone taxa with urbanization. Our results suggest that urbanization has significant impacts on the community composition of headwater streams, and suggest that processes driving these changes in urbanized water column vs. sediment environments are distinct. ","author":[{"dropping-particle":"","family":"Hosen","given":"Jacob D","non-dropping-particle":"","parse-names":false,"suffix":""},{"dropping-particle":"","family":"Febria","given":"Catherine M","non-dropping-particle":"","parse-names":false,"suffix":""},{"dropping-particle":"","family":"Crump","given":"Byron C","non-dropping-particle":"","parse-names":false,"suffix":""},{"dropping-particle":"","family":"Palmer","given":"Margaret A","non-dropping-particle":"","parse-names":false,"suffix":""}],"container-title":"Frontiers in Microbiology","id":"ITEM-2","issued":{"date-parts":[["2017","8","2"]]},"page":"1452","publisher":"Frontiers Media S.A.","title":"Watershed Urbanization Linked to Differences in Stream Bacterial Community Composition","type":"article-journal","volume":"8"},"uris":["http://www.mendeley.com/documents/?uuid=a4f7df6a-7045-4564-bbfb-2849be8bd8cc"]},{"id":"ITEM-3","itemData":{"DOI":"10.1007/s10750-018-3671-3","ISSN":"15735117","abstract":"© 2018 Springer International Publishing AG, part of Springer Nature Little is known about the impacts of diet and environment on the composition and stability of gut microbial assemblages among freshwater macroinvertebrate functional feeding groups, compared to terrestrial counterparts. In this study, we compared gut microbial assemblages among functional feeding groups and environmental/dietary materials (biofilm and bacterioplankton) within and across two Northeastern Ohio streams differing in environmental conditions, following partial 16S rRNA sequence data analyses. Four functional feeding groups (filter feeders, grazers/collectors, omnivores, and predators) were uncovered in both streams, with significant differences in gut microbial community compositions among functional feeding groups within streams, and significant similarities in gut microbial community compositions between the same functional feeding groups across streams. Observed differences and similarities among functional feeding groups may be attributed to group-specific internal sorting processes due to physical and chemical properties (such as pH and oxygen levels) of the gut, which impact successful bacterial colonization. Results from this study provide insights into the impacts of diet and environment on the composition and stability of freshwater macroinvertebrate gut microbial assemblages. Results also provide a basis for further studies investigating initial establishment and colonization of gut microbiota across developmental stages, and potential gut microbial functions of importance to freshwater macroinvertebrate hosts.","author":[{"dropping-particle":"","family":"Ayayee","given":"P.A.","non-dropping-particle":"","parse-names":false,"suffix":""},{"dropping-particle":"","family":"Cosgrove","given":"C.R.","non-dropping-particle":"","parse-names":false,"suffix":""},{"dropping-particle":"","family":"Beckwith","given":"A.","non-dropping-particle":"","parse-names":false,"suffix":""},{"dropping-particle":"","family":"Roberto","given":"A.A.","non-dropping-particle":"","parse-names":false,"suffix":""},{"dropping-particle":"","family":"Leff","given":"L.G.","non-dropping-particle":"","parse-names":false,"suffix":""}],"container-title":"Hydrobiologia","id":"ITEM-3","issued":{"date-parts":[["2018"]]},"page":"157-172","title":"Gut bacterial assemblages of freshwater macroinvertebrate functional feeding groups","type":"article-journal","volume":"822"},"uris":["http://www.mendeley.com/documents/?uuid=e9035bc4-0a37-3be9-86b3-b970a99823b6"]}],"mendeley":{"formattedCitation":"(Fang et al., 2017; Hosen et al., 2017; Ayayee et al., 2018)","plainTextFormattedCitation":"(Fang et al., 2017; Hosen et al., 2017; Ayayee et al., 2018)","previouslyFormattedCitation":"(Fang et al., 2017; Hosen et al., 2017)"},"properties":{"noteIndex":0},"schema":"https://github.com/citation-style-language/schema/raw/master/csl-citation.json"}</w:instrText>
      </w:r>
      <w:r w:rsidR="003E6D0E">
        <w:rPr>
          <w:rFonts w:ascii="Times New Roman" w:hAnsi="Times New Roman" w:cs="Times New Roman"/>
          <w:sz w:val="24"/>
          <w:szCs w:val="24"/>
        </w:rPr>
        <w:fldChar w:fldCharType="separate"/>
      </w:r>
      <w:r w:rsidR="007869B2" w:rsidRPr="007869B2">
        <w:rPr>
          <w:rFonts w:ascii="Times New Roman" w:hAnsi="Times New Roman" w:cs="Times New Roman"/>
          <w:noProof/>
          <w:sz w:val="24"/>
          <w:szCs w:val="24"/>
        </w:rPr>
        <w:t>(Fang et al., 2017; Hosen et al., 2017; Ayayee et al., 2018)</w:t>
      </w:r>
      <w:r w:rsidR="003E6D0E">
        <w:rPr>
          <w:rFonts w:ascii="Times New Roman" w:hAnsi="Times New Roman" w:cs="Times New Roman"/>
          <w:sz w:val="24"/>
          <w:szCs w:val="24"/>
        </w:rPr>
        <w:fldChar w:fldCharType="end"/>
      </w:r>
      <w:r w:rsidR="003E6D0E">
        <w:rPr>
          <w:rFonts w:ascii="Times New Roman" w:hAnsi="Times New Roman" w:cs="Times New Roman"/>
          <w:sz w:val="24"/>
          <w:szCs w:val="24"/>
        </w:rPr>
        <w:t xml:space="preserve">. </w:t>
      </w:r>
      <w:r w:rsidR="007869B2">
        <w:rPr>
          <w:rFonts w:ascii="Times New Roman" w:hAnsi="Times New Roman" w:cs="Times New Roman"/>
          <w:sz w:val="24"/>
          <w:szCs w:val="24"/>
        </w:rPr>
        <w:t>Additionally</w:t>
      </w:r>
      <w:r w:rsidR="003E6D0E">
        <w:rPr>
          <w:rFonts w:ascii="Times New Roman" w:hAnsi="Times New Roman" w:cs="Times New Roman"/>
          <w:sz w:val="24"/>
          <w:szCs w:val="24"/>
        </w:rPr>
        <w:t xml:space="preserve">, studies </w:t>
      </w:r>
      <w:r w:rsidR="007869B2">
        <w:rPr>
          <w:rFonts w:ascii="Times New Roman" w:hAnsi="Times New Roman" w:cs="Times New Roman"/>
          <w:sz w:val="24"/>
          <w:szCs w:val="24"/>
        </w:rPr>
        <w:t>indicate that the</w:t>
      </w:r>
      <w:r w:rsidR="003E6D0E">
        <w:rPr>
          <w:rFonts w:ascii="Times New Roman" w:hAnsi="Times New Roman" w:cs="Times New Roman"/>
          <w:sz w:val="24"/>
          <w:szCs w:val="24"/>
        </w:rPr>
        <w:t xml:space="preserve"> gut microbiomes of aquatic macroinvertebrates tend to differ significantly from those of the</w:t>
      </w:r>
      <w:r w:rsidR="00670780">
        <w:rPr>
          <w:rFonts w:ascii="Times New Roman" w:hAnsi="Times New Roman" w:cs="Times New Roman"/>
          <w:sz w:val="24"/>
          <w:szCs w:val="24"/>
        </w:rPr>
        <w:t xml:space="preserve">ir environmental </w:t>
      </w:r>
      <w:proofErr w:type="spellStart"/>
      <w:r w:rsidR="00670780">
        <w:rPr>
          <w:rFonts w:ascii="Times New Roman" w:hAnsi="Times New Roman" w:cs="Times New Roman"/>
          <w:sz w:val="24"/>
          <w:szCs w:val="24"/>
        </w:rPr>
        <w:t>micorbiomes</w:t>
      </w:r>
      <w:proofErr w:type="spellEnd"/>
      <w:r w:rsidR="007869B2">
        <w:rPr>
          <w:rFonts w:ascii="Times New Roman" w:hAnsi="Times New Roman" w:cs="Times New Roman"/>
          <w:sz w:val="24"/>
          <w:szCs w:val="24"/>
        </w:rPr>
        <w:t xml:space="preserve"> (biofilm and bacterioplankton)</w:t>
      </w:r>
      <w:r w:rsidR="00BB1A0D">
        <w:rPr>
          <w:rFonts w:ascii="Times New Roman" w:hAnsi="Times New Roman" w:cs="Times New Roman"/>
          <w:sz w:val="24"/>
          <w:szCs w:val="24"/>
        </w:rPr>
        <w:t xml:space="preserve"> </w:t>
      </w:r>
      <w:r w:rsidR="00BB1A0D">
        <w:rPr>
          <w:rFonts w:ascii="Times New Roman" w:hAnsi="Times New Roman" w:cs="Times New Roman"/>
          <w:sz w:val="24"/>
          <w:szCs w:val="24"/>
        </w:rPr>
        <w:fldChar w:fldCharType="begin" w:fldLock="1"/>
      </w:r>
      <w:r w:rsidR="00BB1A0D">
        <w:rPr>
          <w:rFonts w:ascii="Times New Roman" w:hAnsi="Times New Roman" w:cs="Times New Roman"/>
          <w:sz w:val="24"/>
          <w:szCs w:val="24"/>
        </w:rPr>
        <w:instrText>ADDIN CSL_CITATION {"citationItems":[{"id":"ITEM-1","itemData":{"DOI":"10.1007/s10750-018-3671-3","ISSN":"15735117","abstract":"© 2018 Springer International Publishing AG, part of Springer Nature Little is known about the impacts of diet and environment on the composition and stability of gut microbial assemblages among freshwater macroinvertebrate functional feeding groups, compared to terrestrial counterparts. In this study, we compared gut microbial assemblages among functional feeding groups and environmental/dietary materials (biofilm and bacterioplankton) within and across two Northeastern Ohio streams differing in environmental conditions, following partial 16S rRNA sequence data analyses. Four functional feeding groups (filter feeders, grazers/collectors, omnivores, and predators) were uncovered in both streams, with significant differences in gut microbial community compositions among functional feeding groups within streams, and significant similarities in gut microbial community compositions between the same functional feeding groups across streams. Observed differences and similarities among functional feeding groups may be attributed to group-specific internal sorting processes due to physical and chemical properties (such as pH and oxygen levels) of the gut, which impact successful bacterial colonization. Results from this study provide insights into the impacts of diet and environment on the composition and stability of freshwater macroinvertebrate gut microbial assemblages. Results also provide a basis for further studies investigating initial establishment and colonization of gut microbiota across developmental stages, and potential gut microbial functions of importance to freshwater macroinvertebrate hosts.","author":[{"dropping-particle":"","family":"Ayayee","given":"P.A.","non-dropping-particle":"","parse-names":false,"suffix":""},{"dropping-particle":"","family":"Cosgrove","given":"C.R.","non-dropping-particle":"","parse-names":false,"suffix":""},{"dropping-particle":"","family":"Beckwith","given":"A.","non-dropping-particle":"","parse-names":false,"suffix":""},{"dropping-particle":"","family":"Roberto","given":"A.A.","non-dropping-particle":"","parse-names":false,"suffix":""},{"dropping-particle":"","family":"Leff","given":"L.G.","non-dropping-particle":"","parse-names":false,"suffix":""}],"container-title":"Hydrobiologia","id":"ITEM-1","issued":{"date-parts":[["2018"]]},"page":"157-172","title":"Gut bacterial assemblages of freshwater macroinvertebrate functional feeding groups","type":"article-journal","volume":"822"},"uris":["http://www.mendeley.com/documents/?uuid=e9035bc4-0a37-3be9-86b3-b970a99823b6"]}],"mendeley":{"formattedCitation":"(Ayayee et al., 2018)","plainTextFormattedCitation":"(Ayayee et al., 2018)","previouslyFormattedCitation":"(Ayayee et al., 2018)"},"properties":{"noteIndex":0},"schema":"https://github.com/citation-style-language/schema/raw/master/csl-citation.json"}</w:instrText>
      </w:r>
      <w:r w:rsidR="00BB1A0D">
        <w:rPr>
          <w:rFonts w:ascii="Times New Roman" w:hAnsi="Times New Roman" w:cs="Times New Roman"/>
          <w:sz w:val="24"/>
          <w:szCs w:val="24"/>
        </w:rPr>
        <w:fldChar w:fldCharType="separate"/>
      </w:r>
      <w:r w:rsidR="00BB1A0D" w:rsidRPr="00015AF9">
        <w:rPr>
          <w:rFonts w:ascii="Times New Roman" w:hAnsi="Times New Roman" w:cs="Times New Roman"/>
          <w:noProof/>
          <w:sz w:val="24"/>
          <w:szCs w:val="24"/>
        </w:rPr>
        <w:t>(Ayayee et al., 2018)</w:t>
      </w:r>
      <w:r w:rsidR="00BB1A0D">
        <w:rPr>
          <w:rFonts w:ascii="Times New Roman" w:hAnsi="Times New Roman" w:cs="Times New Roman"/>
          <w:sz w:val="24"/>
          <w:szCs w:val="24"/>
        </w:rPr>
        <w:fldChar w:fldCharType="end"/>
      </w:r>
      <w:r w:rsidR="00BB1A0D">
        <w:rPr>
          <w:rFonts w:ascii="Times New Roman" w:hAnsi="Times New Roman" w:cs="Times New Roman"/>
          <w:sz w:val="24"/>
          <w:szCs w:val="24"/>
        </w:rPr>
        <w:t xml:space="preserve">. </w:t>
      </w:r>
      <w:r w:rsidR="007869B2">
        <w:rPr>
          <w:rFonts w:ascii="Times New Roman" w:hAnsi="Times New Roman" w:cs="Times New Roman"/>
          <w:sz w:val="24"/>
          <w:szCs w:val="24"/>
        </w:rPr>
        <w:t>This suggest</w:t>
      </w:r>
      <w:r w:rsidR="00C351EF">
        <w:rPr>
          <w:rFonts w:ascii="Times New Roman" w:hAnsi="Times New Roman" w:cs="Times New Roman"/>
          <w:sz w:val="24"/>
          <w:szCs w:val="24"/>
        </w:rPr>
        <w:t>s the existence of</w:t>
      </w:r>
      <w:r w:rsidR="007869B2">
        <w:rPr>
          <w:rFonts w:ascii="Times New Roman" w:hAnsi="Times New Roman" w:cs="Times New Roman"/>
          <w:sz w:val="24"/>
          <w:szCs w:val="24"/>
        </w:rPr>
        <w:t xml:space="preserve"> intrinsic processes that screen microbes from the surrounding </w:t>
      </w:r>
      <w:r w:rsidR="00C351EF">
        <w:rPr>
          <w:rFonts w:ascii="Times New Roman" w:hAnsi="Times New Roman" w:cs="Times New Roman"/>
          <w:sz w:val="24"/>
          <w:szCs w:val="24"/>
        </w:rPr>
        <w:t>environment prior to colonization and establishment in freshwater macroinvertebrate guts.</w:t>
      </w:r>
      <w:r w:rsidR="00BB1A0D">
        <w:rPr>
          <w:rFonts w:ascii="Times New Roman" w:hAnsi="Times New Roman" w:cs="Times New Roman"/>
          <w:sz w:val="24"/>
          <w:szCs w:val="24"/>
        </w:rPr>
        <w:t xml:space="preserve"> </w:t>
      </w:r>
      <w:r w:rsidR="00C351EF">
        <w:rPr>
          <w:rFonts w:ascii="Times New Roman" w:hAnsi="Times New Roman" w:cs="Times New Roman"/>
          <w:sz w:val="24"/>
          <w:szCs w:val="24"/>
        </w:rPr>
        <w:t xml:space="preserve">These processes could be different among functional feeding groups due to the differences in gut physiologies as already </w:t>
      </w:r>
      <w:proofErr w:type="gramStart"/>
      <w:r w:rsidR="00C351EF">
        <w:rPr>
          <w:rFonts w:ascii="Times New Roman" w:hAnsi="Times New Roman" w:cs="Times New Roman"/>
          <w:sz w:val="24"/>
          <w:szCs w:val="24"/>
        </w:rPr>
        <w:t>mentioned, or</w:t>
      </w:r>
      <w:proofErr w:type="gramEnd"/>
      <w:r w:rsidR="00C351EF">
        <w:rPr>
          <w:rFonts w:ascii="Times New Roman" w:hAnsi="Times New Roman" w:cs="Times New Roman"/>
          <w:sz w:val="24"/>
          <w:szCs w:val="24"/>
        </w:rPr>
        <w:t xml:space="preserve"> be different across various taxonom</w:t>
      </w:r>
      <w:commentRangeStart w:id="456"/>
      <w:r w:rsidR="00C351EF">
        <w:rPr>
          <w:rFonts w:ascii="Times New Roman" w:hAnsi="Times New Roman" w:cs="Times New Roman"/>
          <w:sz w:val="24"/>
          <w:szCs w:val="24"/>
        </w:rPr>
        <w:t>ies</w:t>
      </w:r>
      <w:commentRangeEnd w:id="456"/>
      <w:r w:rsidR="009B0402">
        <w:rPr>
          <w:rStyle w:val="CommentReference"/>
        </w:rPr>
        <w:commentReference w:id="456"/>
      </w:r>
      <w:r w:rsidR="00C351EF">
        <w:rPr>
          <w:rFonts w:ascii="Times New Roman" w:hAnsi="Times New Roman" w:cs="Times New Roman"/>
          <w:sz w:val="24"/>
          <w:szCs w:val="24"/>
        </w:rPr>
        <w:t xml:space="preserve">. </w:t>
      </w:r>
    </w:p>
    <w:p w14:paraId="2ABB1CFD" w14:textId="29E9F622" w:rsidR="001C4EC5" w:rsidRPr="001C4EC5" w:rsidRDefault="001C4EC5" w:rsidP="00BA53B6">
      <w:pPr>
        <w:spacing w:line="480" w:lineRule="auto"/>
        <w:rPr>
          <w:rFonts w:ascii="Times New Roman" w:hAnsi="Times New Roman" w:cs="Times New Roman"/>
          <w:b/>
          <w:bCs/>
          <w:sz w:val="24"/>
          <w:szCs w:val="24"/>
        </w:rPr>
      </w:pPr>
      <w:r w:rsidRPr="001C4EC5">
        <w:rPr>
          <w:rFonts w:ascii="Times New Roman" w:hAnsi="Times New Roman" w:cs="Times New Roman"/>
          <w:b/>
          <w:bCs/>
          <w:sz w:val="24"/>
          <w:szCs w:val="24"/>
        </w:rPr>
        <w:lastRenderedPageBreak/>
        <w:t>Acknowledgments</w:t>
      </w:r>
    </w:p>
    <w:p w14:paraId="76EE1C2E" w14:textId="77777777" w:rsidR="00E14BE4" w:rsidRDefault="001C4EC5" w:rsidP="001C4EC5">
      <w:pPr>
        <w:tabs>
          <w:tab w:val="left" w:pos="7359"/>
        </w:tabs>
        <w:spacing w:line="480" w:lineRule="auto"/>
        <w:ind w:firstLine="720"/>
        <w:outlineLvl w:val="0"/>
        <w:rPr>
          <w:rFonts w:ascii="Times New Roman" w:hAnsi="Times New Roman" w:cs="Times New Roman"/>
          <w:sz w:val="24"/>
          <w:szCs w:val="24"/>
        </w:rPr>
      </w:pPr>
      <w:commentRangeStart w:id="457"/>
      <w:r w:rsidRPr="00952D24">
        <w:rPr>
          <w:rFonts w:ascii="Times New Roman" w:hAnsi="Times New Roman" w:cs="Times New Roman"/>
          <w:sz w:val="24"/>
          <w:szCs w:val="24"/>
          <w:highlight w:val="yellow"/>
        </w:rPr>
        <w:t>This research was funded by ………………………………….</w:t>
      </w:r>
      <w:r>
        <w:rPr>
          <w:rFonts w:ascii="Times New Roman" w:hAnsi="Times New Roman" w:cs="Times New Roman"/>
          <w:sz w:val="24"/>
          <w:szCs w:val="24"/>
        </w:rPr>
        <w:t xml:space="preserve"> </w:t>
      </w:r>
      <w:commentRangeEnd w:id="457"/>
      <w:r w:rsidR="00643EBA">
        <w:rPr>
          <w:rStyle w:val="CommentReference"/>
        </w:rPr>
        <w:commentReference w:id="457"/>
      </w:r>
    </w:p>
    <w:p w14:paraId="78FAFE93" w14:textId="3DE20528" w:rsidR="001C4EC5" w:rsidRDefault="001C4EC5" w:rsidP="00643EBA">
      <w:pPr>
        <w:tabs>
          <w:tab w:val="left" w:pos="7359"/>
        </w:tabs>
        <w:spacing w:line="480" w:lineRule="auto"/>
        <w:outlineLvl w:val="0"/>
        <w:rPr>
          <w:rFonts w:ascii="Times New Roman" w:hAnsi="Times New Roman" w:cs="Times New Roman"/>
          <w:sz w:val="24"/>
          <w:szCs w:val="24"/>
        </w:rPr>
      </w:pPr>
      <w:r w:rsidRPr="00A5374B">
        <w:rPr>
          <w:rFonts w:ascii="Times New Roman" w:hAnsi="Times New Roman" w:cs="Times New Roman"/>
          <w:sz w:val="24"/>
          <w:szCs w:val="24"/>
        </w:rPr>
        <w:t>The University of Nebraska D</w:t>
      </w:r>
      <w:r>
        <w:rPr>
          <w:rFonts w:ascii="Times New Roman" w:hAnsi="Times New Roman" w:cs="Times New Roman"/>
          <w:sz w:val="24"/>
          <w:szCs w:val="24"/>
        </w:rPr>
        <w:t>NA</w:t>
      </w:r>
      <w:r w:rsidRPr="00A5374B">
        <w:rPr>
          <w:rFonts w:ascii="Times New Roman" w:hAnsi="Times New Roman" w:cs="Times New Roman"/>
          <w:sz w:val="24"/>
          <w:szCs w:val="24"/>
        </w:rPr>
        <w:t xml:space="preserve"> Sequencing Core receives partial support from the National Institute for General Medical Science (NIGMS) INBRE - P20GM103427-19 grant a</w:t>
      </w:r>
      <w:r>
        <w:rPr>
          <w:rFonts w:ascii="Times New Roman" w:hAnsi="Times New Roman" w:cs="Times New Roman"/>
          <w:sz w:val="24"/>
          <w:szCs w:val="24"/>
        </w:rPr>
        <w:t>nd</w:t>
      </w:r>
      <w:r w:rsidRPr="00A5374B">
        <w:rPr>
          <w:rFonts w:ascii="Times New Roman" w:hAnsi="Times New Roman" w:cs="Times New Roman"/>
          <w:sz w:val="24"/>
          <w:szCs w:val="24"/>
        </w:rPr>
        <w:t xml:space="preserve"> The Fred &amp; Pamela Buffett Cancer Center Support Grant - P30 CA036727. </w:t>
      </w:r>
      <w:ins w:id="458" w:author="Wesner, Jeff S [2]" w:date="2022-08-16T15:07:00Z">
        <w:r w:rsidR="00965647">
          <w:rPr>
            <w:rFonts w:ascii="Times New Roman" w:hAnsi="Times New Roman" w:cs="Times New Roman"/>
            <w:sz w:val="24"/>
            <w:szCs w:val="24"/>
          </w:rPr>
          <w:t>During the writing of this manuscript, JSW was partially supported by NSF Grant #</w:t>
        </w:r>
        <w:r w:rsidR="00965647" w:rsidRPr="00965647">
          <w:rPr>
            <w:rFonts w:ascii="Times New Roman" w:hAnsi="Times New Roman" w:cs="Times New Roman"/>
            <w:sz w:val="24"/>
            <w:szCs w:val="24"/>
            <w:rPrChange w:id="459" w:author="Wesner, Jeff S [2]" w:date="2022-08-16T15:07:00Z">
              <w:rPr>
                <w:rStyle w:val="Hyperlink"/>
                <w:rFonts w:ascii="Times New Roman" w:hAnsi="Times New Roman" w:cs="Times New Roman"/>
                <w:sz w:val="24"/>
                <w:szCs w:val="24"/>
              </w:rPr>
            </w:rPrChange>
          </w:rPr>
          <w:t>2106067</w:t>
        </w:r>
        <w:r w:rsidR="00965647">
          <w:rPr>
            <w:rFonts w:ascii="Times New Roman" w:hAnsi="Times New Roman" w:cs="Times New Roman"/>
            <w:sz w:val="24"/>
            <w:szCs w:val="24"/>
          </w:rPr>
          <w:t xml:space="preserve">. </w:t>
        </w:r>
      </w:ins>
      <w:r w:rsidRPr="00A5374B">
        <w:rPr>
          <w:rFonts w:ascii="Times New Roman" w:hAnsi="Times New Roman" w:cs="Times New Roman"/>
          <w:sz w:val="24"/>
          <w:szCs w:val="24"/>
        </w:rPr>
        <w:t>This publication</w:t>
      </w:r>
      <w:r w:rsidR="00B0161D">
        <w:rPr>
          <w:rFonts w:ascii="Times New Roman" w:hAnsi="Times New Roman" w:cs="Times New Roman"/>
          <w:sz w:val="24"/>
          <w:szCs w:val="24"/>
        </w:rPr>
        <w:t>'</w:t>
      </w:r>
      <w:r w:rsidRPr="00A5374B">
        <w:rPr>
          <w:rFonts w:ascii="Times New Roman" w:hAnsi="Times New Roman" w:cs="Times New Roman"/>
          <w:sz w:val="24"/>
          <w:szCs w:val="24"/>
        </w:rPr>
        <w:t xml:space="preserve">s contents are the </w:t>
      </w:r>
      <w:r w:rsidR="003E0BF0">
        <w:rPr>
          <w:rFonts w:ascii="Times New Roman" w:hAnsi="Times New Roman" w:cs="Times New Roman"/>
          <w:sz w:val="24"/>
          <w:szCs w:val="24"/>
        </w:rPr>
        <w:t>authors' sole responsibility</w:t>
      </w:r>
      <w:r w:rsidRPr="00A5374B">
        <w:rPr>
          <w:rFonts w:ascii="Times New Roman" w:hAnsi="Times New Roman" w:cs="Times New Roman"/>
          <w:sz w:val="24"/>
          <w:szCs w:val="24"/>
        </w:rPr>
        <w:t xml:space="preserve"> and do not necessarily represent the official views of the N</w:t>
      </w:r>
      <w:r>
        <w:rPr>
          <w:rFonts w:ascii="Times New Roman" w:hAnsi="Times New Roman" w:cs="Times New Roman"/>
          <w:sz w:val="24"/>
          <w:szCs w:val="24"/>
        </w:rPr>
        <w:t>IH</w:t>
      </w:r>
      <w:r w:rsidRPr="00A5374B">
        <w:rPr>
          <w:rFonts w:ascii="Times New Roman" w:hAnsi="Times New Roman" w:cs="Times New Roman"/>
          <w:sz w:val="24"/>
          <w:szCs w:val="24"/>
        </w:rPr>
        <w:t xml:space="preserve"> or NIGMS</w:t>
      </w:r>
      <w:r>
        <w:rPr>
          <w:rFonts w:ascii="Times New Roman" w:hAnsi="Times New Roman" w:cs="Times New Roman"/>
          <w:sz w:val="24"/>
          <w:szCs w:val="24"/>
        </w:rPr>
        <w:t>.</w:t>
      </w:r>
    </w:p>
    <w:p w14:paraId="725CEFFD" w14:textId="77777777" w:rsidR="001C4EC5" w:rsidRDefault="001C4EC5" w:rsidP="00BA53B6">
      <w:pPr>
        <w:spacing w:line="480" w:lineRule="auto"/>
        <w:rPr>
          <w:rFonts w:ascii="Times New Roman" w:hAnsi="Times New Roman" w:cs="Times New Roman"/>
          <w:sz w:val="24"/>
          <w:szCs w:val="24"/>
        </w:rPr>
      </w:pPr>
    </w:p>
    <w:p w14:paraId="2DACD4AB" w14:textId="6B2105DB" w:rsidR="00DE2C40" w:rsidRDefault="00DE2C40" w:rsidP="00BA53B6">
      <w:pPr>
        <w:spacing w:line="480" w:lineRule="auto"/>
        <w:rPr>
          <w:rFonts w:ascii="Times New Roman" w:hAnsi="Times New Roman" w:cs="Times New Roman"/>
          <w:sz w:val="24"/>
          <w:szCs w:val="24"/>
        </w:rPr>
      </w:pPr>
    </w:p>
    <w:p w14:paraId="6CEA9FC3" w14:textId="4DDEF4E3" w:rsidR="00DE2C40" w:rsidRDefault="00DE2C40" w:rsidP="00BA53B6">
      <w:pPr>
        <w:spacing w:line="480" w:lineRule="auto"/>
        <w:rPr>
          <w:rFonts w:ascii="Times New Roman" w:hAnsi="Times New Roman" w:cs="Times New Roman"/>
          <w:sz w:val="24"/>
          <w:szCs w:val="24"/>
        </w:rPr>
      </w:pPr>
    </w:p>
    <w:p w14:paraId="76D3426F" w14:textId="659F252E" w:rsidR="001C4EC5" w:rsidRPr="001C4EC5" w:rsidRDefault="001C4EC5" w:rsidP="00BA53B6">
      <w:pPr>
        <w:spacing w:line="480" w:lineRule="auto"/>
        <w:rPr>
          <w:rFonts w:ascii="Times New Roman" w:hAnsi="Times New Roman" w:cs="Times New Roman"/>
          <w:b/>
          <w:bCs/>
          <w:sz w:val="24"/>
          <w:szCs w:val="24"/>
        </w:rPr>
      </w:pPr>
      <w:r w:rsidRPr="001C4EC5">
        <w:rPr>
          <w:rFonts w:ascii="Times New Roman" w:hAnsi="Times New Roman" w:cs="Times New Roman"/>
          <w:b/>
          <w:bCs/>
          <w:sz w:val="24"/>
          <w:szCs w:val="24"/>
        </w:rPr>
        <w:t>References</w:t>
      </w:r>
    </w:p>
    <w:p w14:paraId="75901EF2" w14:textId="430F6CFF" w:rsidR="007869B2" w:rsidRPr="007869B2" w:rsidRDefault="001C4EC5"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sidRPr="001C4EC5">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7869B2" w:rsidRPr="007869B2">
        <w:rPr>
          <w:rFonts w:ascii="Times New Roman" w:hAnsi="Times New Roman" w:cs="Times New Roman"/>
          <w:noProof/>
          <w:sz w:val="24"/>
          <w:szCs w:val="24"/>
        </w:rPr>
        <w:t xml:space="preserve">Anderson, N.H. and Cargill, A. S. (1987). “Nutritional ecology of aquatic detritivorous insects.,” in </w:t>
      </w:r>
      <w:r w:rsidR="007869B2" w:rsidRPr="007869B2">
        <w:rPr>
          <w:rFonts w:ascii="Times New Roman" w:hAnsi="Times New Roman" w:cs="Times New Roman"/>
          <w:i/>
          <w:iCs/>
          <w:noProof/>
          <w:sz w:val="24"/>
          <w:szCs w:val="24"/>
        </w:rPr>
        <w:t>Nutritional Ecology of Insects, Mites, Spiders and Related Invertebrates</w:t>
      </w:r>
      <w:r w:rsidR="007869B2" w:rsidRPr="007869B2">
        <w:rPr>
          <w:rFonts w:ascii="Times New Roman" w:hAnsi="Times New Roman" w:cs="Times New Roman"/>
          <w:noProof/>
          <w:sz w:val="24"/>
          <w:szCs w:val="24"/>
        </w:rPr>
        <w:t>, ed. IF. Slansky Jr. &amp; J.G. Rodriguez (eds.) (Jon Wiley &amp; Sons. New York, NY), 902–925.</w:t>
      </w:r>
    </w:p>
    <w:p w14:paraId="35001E0E"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Anderson, M. J. (2017). Permutational Multivariate Analysis of Variance (PERMANOVA). </w:t>
      </w:r>
      <w:r w:rsidRPr="007869B2">
        <w:rPr>
          <w:rFonts w:ascii="Times New Roman" w:hAnsi="Times New Roman" w:cs="Times New Roman"/>
          <w:i/>
          <w:iCs/>
          <w:noProof/>
          <w:sz w:val="24"/>
          <w:szCs w:val="24"/>
        </w:rPr>
        <w:t>Wiley StatsRef Stat. Ref. Online</w:t>
      </w:r>
      <w:r w:rsidRPr="007869B2">
        <w:rPr>
          <w:rFonts w:ascii="Times New Roman" w:hAnsi="Times New Roman" w:cs="Times New Roman"/>
          <w:noProof/>
          <w:sz w:val="24"/>
          <w:szCs w:val="24"/>
        </w:rPr>
        <w:t>. doi:doi:10.1002/9781118445112.stat07841.</w:t>
      </w:r>
    </w:p>
    <w:p w14:paraId="608DC78A"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Atashgahi, S., Aydin, R., Dimitrov, M. R., Sipkema, D., Hamonts, K., Lahti, L., et al. (2015). Impact of a wastewater treatment plant on microbial community composition and function in a hyporheic zone of a eutrophic river. </w:t>
      </w:r>
      <w:r w:rsidRPr="007869B2">
        <w:rPr>
          <w:rFonts w:ascii="Times New Roman" w:hAnsi="Times New Roman" w:cs="Times New Roman"/>
          <w:i/>
          <w:iCs/>
          <w:noProof/>
          <w:sz w:val="24"/>
          <w:szCs w:val="24"/>
        </w:rPr>
        <w:t>Sci. Rep.</w:t>
      </w:r>
      <w:r w:rsidRPr="007869B2">
        <w:rPr>
          <w:rFonts w:ascii="Times New Roman" w:hAnsi="Times New Roman" w:cs="Times New Roman"/>
          <w:noProof/>
          <w:sz w:val="24"/>
          <w:szCs w:val="24"/>
        </w:rPr>
        <w:t xml:space="preserve"> 5, 17284. Available at: http://dx.doi.org/10.1038/srep17284.</w:t>
      </w:r>
    </w:p>
    <w:p w14:paraId="3A2CEBC6"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lastRenderedPageBreak/>
        <w:t xml:space="preserve">Austin, D. A., and Baker, J. H. (1988). Fate of bacteria ingested by larvae of the freshwater mayfly, &lt;Emphasis Type="Italic"&gt;Ephemera danica &lt;/Emphasis&gt;. </w:t>
      </w:r>
      <w:r w:rsidRPr="007869B2">
        <w:rPr>
          <w:rFonts w:ascii="Times New Roman" w:hAnsi="Times New Roman" w:cs="Times New Roman"/>
          <w:i/>
          <w:iCs/>
          <w:noProof/>
          <w:sz w:val="24"/>
          <w:szCs w:val="24"/>
        </w:rPr>
        <w:t>Microb. Ecol.</w:t>
      </w:r>
      <w:r w:rsidRPr="007869B2">
        <w:rPr>
          <w:rFonts w:ascii="Times New Roman" w:hAnsi="Times New Roman" w:cs="Times New Roman"/>
          <w:noProof/>
          <w:sz w:val="24"/>
          <w:szCs w:val="24"/>
        </w:rPr>
        <w:t xml:space="preserve"> 15, 1–10. Available at: papers2://publication/uuid/7D8AF746-F9FF-4CD9-82CD-7973F28D294D.</w:t>
      </w:r>
    </w:p>
    <w:p w14:paraId="685DE152"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Ayayee, P. A., Cosgrove, C. R., Beckwith, A., Roberto, A. A., and Leff, L. G. (2018). Gut bacterial assemblages of freshwater macroinvertebrate functional feeding groups. </w:t>
      </w:r>
      <w:r w:rsidRPr="007869B2">
        <w:rPr>
          <w:rFonts w:ascii="Times New Roman" w:hAnsi="Times New Roman" w:cs="Times New Roman"/>
          <w:i/>
          <w:iCs/>
          <w:noProof/>
          <w:sz w:val="24"/>
          <w:szCs w:val="24"/>
        </w:rPr>
        <w:t>Hydrobiologia</w:t>
      </w:r>
      <w:r w:rsidRPr="007869B2">
        <w:rPr>
          <w:rFonts w:ascii="Times New Roman" w:hAnsi="Times New Roman" w:cs="Times New Roman"/>
          <w:noProof/>
          <w:sz w:val="24"/>
          <w:szCs w:val="24"/>
        </w:rPr>
        <w:t xml:space="preserve"> 822, 157–172. doi:10.1007/s10750-018-3671-3.</w:t>
      </w:r>
    </w:p>
    <w:p w14:paraId="7499F12F"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Ayayee, P. A., Larsen, T., and Sabree, Z. (2016). Symbiotic essential amino acids provisioning in the American cockroach, Periplaneta americana (Linnaeus) under various dietary conditions. </w:t>
      </w:r>
      <w:r w:rsidRPr="007869B2">
        <w:rPr>
          <w:rFonts w:ascii="Times New Roman" w:hAnsi="Times New Roman" w:cs="Times New Roman"/>
          <w:i/>
          <w:iCs/>
          <w:noProof/>
          <w:sz w:val="24"/>
          <w:szCs w:val="24"/>
        </w:rPr>
        <w:t>PeerJ</w:t>
      </w:r>
      <w:r w:rsidRPr="007869B2">
        <w:rPr>
          <w:rFonts w:ascii="Times New Roman" w:hAnsi="Times New Roman" w:cs="Times New Roman"/>
          <w:noProof/>
          <w:sz w:val="24"/>
          <w:szCs w:val="24"/>
        </w:rPr>
        <w:t xml:space="preserve"> 4, e2046. doi:10.7717/peerj.2046.</w:t>
      </w:r>
    </w:p>
    <w:p w14:paraId="50C69594"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Ayayee, P. A. P. A., Jones, S. C. S. C., and Sabree, Z. L. Z. L. (2015). Can13C stable isotope analysis uncover essential amino acid provisioning by termite-associated gut microbes? </w:t>
      </w:r>
      <w:r w:rsidRPr="007869B2">
        <w:rPr>
          <w:rFonts w:ascii="Times New Roman" w:hAnsi="Times New Roman" w:cs="Times New Roman"/>
          <w:i/>
          <w:iCs/>
          <w:noProof/>
          <w:sz w:val="24"/>
          <w:szCs w:val="24"/>
        </w:rPr>
        <w:t>PeerJ</w:t>
      </w:r>
      <w:r w:rsidRPr="007869B2">
        <w:rPr>
          <w:rFonts w:ascii="Times New Roman" w:hAnsi="Times New Roman" w:cs="Times New Roman"/>
          <w:noProof/>
          <w:sz w:val="24"/>
          <w:szCs w:val="24"/>
        </w:rPr>
        <w:t xml:space="preserve"> 3, e1218. doi:10.7717/peerj.1218.</w:t>
      </w:r>
    </w:p>
    <w:p w14:paraId="6D653231"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Ayayee, P., Bhattacharyya, S., Arnold, T., Werne, J., and Leff, L. (2019). Experimental Investigation of Potential Biological Nitrogen Provisioning by Freshwater Insect Gut Microbiomes Using 15N Isotope Analysis. doi:10.20944/PREPRINTS201908.0034.V1.</w:t>
      </w:r>
    </w:p>
    <w:p w14:paraId="5E43836D"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Ayayee, P., Ferry, J. G., Hoover, K., Saunders, M., Felton, G., and Rosa, C. (2014). Gut Microbes Contribute to Nitrogen Provisioning in a Wood-Feeding Cerambycid. </w:t>
      </w:r>
      <w:r w:rsidRPr="007869B2">
        <w:rPr>
          <w:rFonts w:ascii="Times New Roman" w:hAnsi="Times New Roman" w:cs="Times New Roman"/>
          <w:i/>
          <w:iCs/>
          <w:noProof/>
          <w:sz w:val="24"/>
          <w:szCs w:val="24"/>
        </w:rPr>
        <w:t>Environ. Entomol.</w:t>
      </w:r>
      <w:r w:rsidRPr="007869B2">
        <w:rPr>
          <w:rFonts w:ascii="Times New Roman" w:hAnsi="Times New Roman" w:cs="Times New Roman"/>
          <w:noProof/>
          <w:sz w:val="24"/>
          <w:szCs w:val="24"/>
        </w:rPr>
        <w:t xml:space="preserve"> 43, 903–912. doi:10.1603/en14045.</w:t>
      </w:r>
    </w:p>
    <w:p w14:paraId="5F15CFBA"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Bertino-Grimaldi, D., Medeiros, M. N., Vieira, R. P., Cardoso, A. M., Turque, A. S., Silveira, C. B., et al. (2013). Bacterial community composition shifts in the gut of Periplaneta americana fed on different lignocellulosic materials. </w:t>
      </w:r>
      <w:r w:rsidRPr="007869B2">
        <w:rPr>
          <w:rFonts w:ascii="Times New Roman" w:hAnsi="Times New Roman" w:cs="Times New Roman"/>
          <w:i/>
          <w:iCs/>
          <w:noProof/>
          <w:sz w:val="24"/>
          <w:szCs w:val="24"/>
        </w:rPr>
        <w:t>Springerplus</w:t>
      </w:r>
      <w:r w:rsidRPr="007869B2">
        <w:rPr>
          <w:rFonts w:ascii="Times New Roman" w:hAnsi="Times New Roman" w:cs="Times New Roman"/>
          <w:noProof/>
          <w:sz w:val="24"/>
          <w:szCs w:val="24"/>
        </w:rPr>
        <w:t xml:space="preserve"> 2, 609. doi:10.1186/2193-1801-2-609.</w:t>
      </w:r>
    </w:p>
    <w:p w14:paraId="62CEF852"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lastRenderedPageBreak/>
        <w:t xml:space="preserve">Bray, J. R., and Curtis, J. T. (1957). An Ordination of the Upland Forest Communities of Southern Wisconsin. </w:t>
      </w:r>
      <w:r w:rsidRPr="007869B2">
        <w:rPr>
          <w:rFonts w:ascii="Times New Roman" w:hAnsi="Times New Roman" w:cs="Times New Roman"/>
          <w:i/>
          <w:iCs/>
          <w:noProof/>
          <w:sz w:val="24"/>
          <w:szCs w:val="24"/>
        </w:rPr>
        <w:t>Ecol. Monogr.</w:t>
      </w:r>
      <w:r w:rsidRPr="007869B2">
        <w:rPr>
          <w:rFonts w:ascii="Times New Roman" w:hAnsi="Times New Roman" w:cs="Times New Roman"/>
          <w:noProof/>
          <w:sz w:val="24"/>
          <w:szCs w:val="24"/>
        </w:rPr>
        <w:t xml:space="preserve"> 27, 325–349. doi:10.2307/1942268.</w:t>
      </w:r>
    </w:p>
    <w:p w14:paraId="39195541"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Brown, J. J., Mihaljevic, J. R., Des Marteaux, L., and Hrček, J. (2020). Metacommunity theory for transmission of heritable symbionts within insect communities. </w:t>
      </w:r>
      <w:r w:rsidRPr="007869B2">
        <w:rPr>
          <w:rFonts w:ascii="Times New Roman" w:hAnsi="Times New Roman" w:cs="Times New Roman"/>
          <w:i/>
          <w:iCs/>
          <w:noProof/>
          <w:sz w:val="24"/>
          <w:szCs w:val="24"/>
        </w:rPr>
        <w:t>Ecol. Evol.</w:t>
      </w:r>
      <w:r w:rsidRPr="007869B2">
        <w:rPr>
          <w:rFonts w:ascii="Times New Roman" w:hAnsi="Times New Roman" w:cs="Times New Roman"/>
          <w:noProof/>
          <w:sz w:val="24"/>
          <w:szCs w:val="24"/>
        </w:rPr>
        <w:t xml:space="preserve"> 10, 1703–1721. doi:https://doi.org/10.1002/ece3.5754.</w:t>
      </w:r>
    </w:p>
    <w:p w14:paraId="1BE874EF"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Callahan, B. J., Quast, C., Pruesse, E., Yilmaz, P., Gerken, J., Schweer, T., et al. (2016). DADA2: High-resolution sample inference from Illumina amplicon data. </w:t>
      </w:r>
      <w:r w:rsidRPr="007869B2">
        <w:rPr>
          <w:rFonts w:ascii="Times New Roman" w:hAnsi="Times New Roman" w:cs="Times New Roman"/>
          <w:i/>
          <w:iCs/>
          <w:noProof/>
          <w:sz w:val="24"/>
          <w:szCs w:val="24"/>
        </w:rPr>
        <w:t>Nat. Methods</w:t>
      </w:r>
      <w:r w:rsidRPr="007869B2">
        <w:rPr>
          <w:rFonts w:ascii="Times New Roman" w:hAnsi="Times New Roman" w:cs="Times New Roman"/>
          <w:noProof/>
          <w:sz w:val="24"/>
          <w:szCs w:val="24"/>
        </w:rPr>
        <w:t xml:space="preserve"> 13, 581–583. doi:10.1038/nmeth.3869.</w:t>
      </w:r>
    </w:p>
    <w:p w14:paraId="3FDAB1E4"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Cameron, E. S., Schmidt, P. J., Tremblay, B. J.-M., Emelko, M. B., and Müller, K. M. (2021). Enhancing diversity analysis by repeatedly rarefying next generation sequencing data describing microbial communities. </w:t>
      </w:r>
      <w:r w:rsidRPr="007869B2">
        <w:rPr>
          <w:rFonts w:ascii="Times New Roman" w:hAnsi="Times New Roman" w:cs="Times New Roman"/>
          <w:i/>
          <w:iCs/>
          <w:noProof/>
          <w:sz w:val="24"/>
          <w:szCs w:val="24"/>
        </w:rPr>
        <w:t>Sci. Rep.</w:t>
      </w:r>
      <w:r w:rsidRPr="007869B2">
        <w:rPr>
          <w:rFonts w:ascii="Times New Roman" w:hAnsi="Times New Roman" w:cs="Times New Roman"/>
          <w:noProof/>
          <w:sz w:val="24"/>
          <w:szCs w:val="24"/>
        </w:rPr>
        <w:t xml:space="preserve"> 11, 22302. doi:10.1038/s41598-021-01636-1.</w:t>
      </w:r>
    </w:p>
    <w:p w14:paraId="43E75317"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Caporaso, J. G., Kuczynski, J., Stombaugh, J., Bittinger, K., Bushman, F. D., Costello, E. K., et al. (2010). QIIME allows analysis of high-throughput community sequencing data. </w:t>
      </w:r>
      <w:r w:rsidRPr="007869B2">
        <w:rPr>
          <w:rFonts w:ascii="Times New Roman" w:hAnsi="Times New Roman" w:cs="Times New Roman"/>
          <w:i/>
          <w:iCs/>
          <w:noProof/>
          <w:sz w:val="24"/>
          <w:szCs w:val="24"/>
        </w:rPr>
        <w:t>Nat. Methods</w:t>
      </w:r>
      <w:r w:rsidRPr="007869B2">
        <w:rPr>
          <w:rFonts w:ascii="Times New Roman" w:hAnsi="Times New Roman" w:cs="Times New Roman"/>
          <w:noProof/>
          <w:sz w:val="24"/>
          <w:szCs w:val="24"/>
        </w:rPr>
        <w:t xml:space="preserve"> 7, 335–336. doi:10.1038/nmeth.f.303.</w:t>
      </w:r>
    </w:p>
    <w:p w14:paraId="1C6B7C57"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Carrasco, P., Moya, A., Latorre, A., Pérez-Cobas, A. E., Angelova, A., Maiques, E., et al. (2015). Diet shapes the gut microbiota of the omnivorous cockroach Blattella germanica. </w:t>
      </w:r>
      <w:r w:rsidRPr="007869B2">
        <w:rPr>
          <w:rFonts w:ascii="Times New Roman" w:hAnsi="Times New Roman" w:cs="Times New Roman"/>
          <w:i/>
          <w:iCs/>
          <w:noProof/>
          <w:sz w:val="24"/>
          <w:szCs w:val="24"/>
        </w:rPr>
        <w:t>FEMS Microbiol. Ecol.</w:t>
      </w:r>
      <w:r w:rsidRPr="007869B2">
        <w:rPr>
          <w:rFonts w:ascii="Times New Roman" w:hAnsi="Times New Roman" w:cs="Times New Roman"/>
          <w:noProof/>
          <w:sz w:val="24"/>
          <w:szCs w:val="24"/>
        </w:rPr>
        <w:t xml:space="preserve"> 91, fiv022–fiv022. doi:10.1093/femsec/fiv022.</w:t>
      </w:r>
    </w:p>
    <w:p w14:paraId="628DC70E"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Cummins, K. (2021). The Use of Macroinvertebrate Functional Feeding Group Analysis to Evaluate, Monitor and Restore Stream Ecosystem Condition. </w:t>
      </w:r>
      <w:r w:rsidRPr="007869B2">
        <w:rPr>
          <w:rFonts w:ascii="Times New Roman" w:hAnsi="Times New Roman" w:cs="Times New Roman"/>
          <w:i/>
          <w:iCs/>
          <w:noProof/>
          <w:sz w:val="24"/>
          <w:szCs w:val="24"/>
        </w:rPr>
        <w:t>Rep Glob Heal. Res</w:t>
      </w:r>
      <w:r w:rsidRPr="007869B2">
        <w:rPr>
          <w:rFonts w:ascii="Times New Roman" w:hAnsi="Times New Roman" w:cs="Times New Roman"/>
          <w:noProof/>
          <w:sz w:val="24"/>
          <w:szCs w:val="24"/>
        </w:rPr>
        <w:t xml:space="preserve"> 4, 1–8. doi:DOI: 10.29011/2690-9480.100129.</w:t>
      </w:r>
    </w:p>
    <w:p w14:paraId="741A5FCA"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Cummins, K. W. K. M. J. (1979). Feeding ecology of stream invertebrates. </w:t>
      </w:r>
      <w:r w:rsidRPr="007869B2">
        <w:rPr>
          <w:rFonts w:ascii="Times New Roman" w:hAnsi="Times New Roman" w:cs="Times New Roman"/>
          <w:i/>
          <w:iCs/>
          <w:noProof/>
          <w:sz w:val="24"/>
          <w:szCs w:val="24"/>
        </w:rPr>
        <w:t xml:space="preserve">Annu. Rev. Ecol. </w:t>
      </w:r>
      <w:r w:rsidRPr="007869B2">
        <w:rPr>
          <w:rFonts w:ascii="Times New Roman" w:hAnsi="Times New Roman" w:cs="Times New Roman"/>
          <w:i/>
          <w:iCs/>
          <w:noProof/>
          <w:sz w:val="24"/>
          <w:szCs w:val="24"/>
        </w:rPr>
        <w:lastRenderedPageBreak/>
        <w:t>Syst., 10, 147-172,</w:t>
      </w:r>
      <w:r w:rsidRPr="007869B2">
        <w:rPr>
          <w:rFonts w:ascii="Times New Roman" w:hAnsi="Times New Roman" w:cs="Times New Roman"/>
          <w:noProof/>
          <w:sz w:val="24"/>
          <w:szCs w:val="24"/>
        </w:rPr>
        <w:t>.</w:t>
      </w:r>
    </w:p>
    <w:p w14:paraId="32D9C451"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Dillon, R. J., and Dillon, V. M. (2004). THE Gut Bacteria of Insects : Nonpathogenic Interactions. </w:t>
      </w:r>
      <w:r w:rsidRPr="007869B2">
        <w:rPr>
          <w:rFonts w:ascii="Times New Roman" w:hAnsi="Times New Roman" w:cs="Times New Roman"/>
          <w:i/>
          <w:iCs/>
          <w:noProof/>
          <w:sz w:val="24"/>
          <w:szCs w:val="24"/>
        </w:rPr>
        <w:t>Annu. Rev. Entomol.</w:t>
      </w:r>
      <w:r w:rsidRPr="007869B2">
        <w:rPr>
          <w:rFonts w:ascii="Times New Roman" w:hAnsi="Times New Roman" w:cs="Times New Roman"/>
          <w:noProof/>
          <w:sz w:val="24"/>
          <w:szCs w:val="24"/>
        </w:rPr>
        <w:t xml:space="preserve"> 49, 71–92. doi:10.1146/annurev.ento.49.061802.123416.</w:t>
      </w:r>
    </w:p>
    <w:p w14:paraId="674D1BAF"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Douglas, A. E. (2015). Multiorganismal Insects: Diversity and Function of Resident Microorganisms. </w:t>
      </w:r>
      <w:r w:rsidRPr="007869B2">
        <w:rPr>
          <w:rFonts w:ascii="Times New Roman" w:hAnsi="Times New Roman" w:cs="Times New Roman"/>
          <w:i/>
          <w:iCs/>
          <w:noProof/>
          <w:sz w:val="24"/>
          <w:szCs w:val="24"/>
        </w:rPr>
        <w:t>Annu. Rev. Entomol.</w:t>
      </w:r>
      <w:r w:rsidRPr="007869B2">
        <w:rPr>
          <w:rFonts w:ascii="Times New Roman" w:hAnsi="Times New Roman" w:cs="Times New Roman"/>
          <w:noProof/>
          <w:sz w:val="24"/>
          <w:szCs w:val="24"/>
        </w:rPr>
        <w:t xml:space="preserve"> 60, 17–34. doi:10.1146/annurev-ento-010814-020822.</w:t>
      </w:r>
    </w:p>
    <w:p w14:paraId="142BF4A0"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Drury, B., Rosi-Marshall, E., and Kelly, J. J. (2013). Wastewater Treatment Effluent Reduces the Abundance and Diversity of Benthic Bacterial Communities in Urban and Suburban Rivers. </w:t>
      </w:r>
      <w:r w:rsidRPr="007869B2">
        <w:rPr>
          <w:rFonts w:ascii="Times New Roman" w:hAnsi="Times New Roman" w:cs="Times New Roman"/>
          <w:i/>
          <w:iCs/>
          <w:noProof/>
          <w:sz w:val="24"/>
          <w:szCs w:val="24"/>
        </w:rPr>
        <w:t>Appl. Environ. Microbiol.</w:t>
      </w:r>
      <w:r w:rsidRPr="007869B2">
        <w:rPr>
          <w:rFonts w:ascii="Times New Roman" w:hAnsi="Times New Roman" w:cs="Times New Roman"/>
          <w:noProof/>
          <w:sz w:val="24"/>
          <w:szCs w:val="24"/>
        </w:rPr>
        <w:t xml:space="preserve"> 79, 1897–1905. doi:10.1128/AEM.03527-12.</w:t>
      </w:r>
    </w:p>
    <w:p w14:paraId="75544EC0"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Efron, B., and Morris, C. (1977). Stein’s Paradox in Statistics. </w:t>
      </w:r>
      <w:r w:rsidRPr="007869B2">
        <w:rPr>
          <w:rFonts w:ascii="Times New Roman" w:hAnsi="Times New Roman" w:cs="Times New Roman"/>
          <w:i/>
          <w:iCs/>
          <w:noProof/>
          <w:sz w:val="24"/>
          <w:szCs w:val="24"/>
        </w:rPr>
        <w:t>Sci. Am. - SCI AMER</w:t>
      </w:r>
      <w:r w:rsidRPr="007869B2">
        <w:rPr>
          <w:rFonts w:ascii="Times New Roman" w:hAnsi="Times New Roman" w:cs="Times New Roman"/>
          <w:noProof/>
          <w:sz w:val="24"/>
          <w:szCs w:val="24"/>
        </w:rPr>
        <w:t xml:space="preserve"> 236, 119–127. doi:10.1038/scientificamerican0577-119.</w:t>
      </w:r>
    </w:p>
    <w:p w14:paraId="3E5E1788"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Fang, H., Chen, Y., Huang, L., and He, G. (2017). Analysis of biofilm bacterial communities under different shear stresses using  size-fractionated sediment. </w:t>
      </w:r>
      <w:r w:rsidRPr="007869B2">
        <w:rPr>
          <w:rFonts w:ascii="Times New Roman" w:hAnsi="Times New Roman" w:cs="Times New Roman"/>
          <w:i/>
          <w:iCs/>
          <w:noProof/>
          <w:sz w:val="24"/>
          <w:szCs w:val="24"/>
        </w:rPr>
        <w:t>Sci. Rep.</w:t>
      </w:r>
      <w:r w:rsidRPr="007869B2">
        <w:rPr>
          <w:rFonts w:ascii="Times New Roman" w:hAnsi="Times New Roman" w:cs="Times New Roman"/>
          <w:noProof/>
          <w:sz w:val="24"/>
          <w:szCs w:val="24"/>
        </w:rPr>
        <w:t xml:space="preserve"> 7, 1299. doi:10.1038/s41598-017-01446-4.</w:t>
      </w:r>
    </w:p>
    <w:p w14:paraId="3AB998F1"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Frank, J. A., Reich, C. I., Sharma, S., Weisbaum, J. S., Wilson, B. A., and Olsen, G. J. (2008). Critical evaluation of two primers commonly used for amplification of bacterial 16S rRNA genes. </w:t>
      </w:r>
      <w:r w:rsidRPr="007869B2">
        <w:rPr>
          <w:rFonts w:ascii="Times New Roman" w:hAnsi="Times New Roman" w:cs="Times New Roman"/>
          <w:i/>
          <w:iCs/>
          <w:noProof/>
          <w:sz w:val="24"/>
          <w:szCs w:val="24"/>
        </w:rPr>
        <w:t>Appl. Environ. Microbiol.</w:t>
      </w:r>
      <w:r w:rsidRPr="007869B2">
        <w:rPr>
          <w:rFonts w:ascii="Times New Roman" w:hAnsi="Times New Roman" w:cs="Times New Roman"/>
          <w:noProof/>
          <w:sz w:val="24"/>
          <w:szCs w:val="24"/>
        </w:rPr>
        <w:t xml:space="preserve"> 74, 2461–2470. doi:10.1128/AEM.02272-07.</w:t>
      </w:r>
    </w:p>
    <w:p w14:paraId="7D2D3BE6"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Franzini, P. Z. N., Ramond, J.-B., Scholtz, C. H., Sole, C. L., Ronca, S., and Cowan, D. A. (2016). The Gut Microbiomes of Two Pachysoma MacLeay Desert Dung Beetle Species (Coleoptera: Scarabaeidae: Scarabaeinae) Feeding on Different Diets. </w:t>
      </w:r>
      <w:r w:rsidRPr="007869B2">
        <w:rPr>
          <w:rFonts w:ascii="Times New Roman" w:hAnsi="Times New Roman" w:cs="Times New Roman"/>
          <w:i/>
          <w:iCs/>
          <w:noProof/>
          <w:sz w:val="24"/>
          <w:szCs w:val="24"/>
        </w:rPr>
        <w:t>PLoS One</w:t>
      </w:r>
      <w:r w:rsidRPr="007869B2">
        <w:rPr>
          <w:rFonts w:ascii="Times New Roman" w:hAnsi="Times New Roman" w:cs="Times New Roman"/>
          <w:noProof/>
          <w:sz w:val="24"/>
          <w:szCs w:val="24"/>
        </w:rPr>
        <w:t xml:space="preserve"> 11, e0161118. Available at: https://doi.org/10.1371/journal.pone.0161118.</w:t>
      </w:r>
    </w:p>
    <w:p w14:paraId="4B5FEB67"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lastRenderedPageBreak/>
        <w:t>Gökçe, K. W. C. E.-D. (2018). “Functional Analysis of Stream Macroinvertebrates,” in (Rijeka: IntechOpen), Ch. 4. doi:10.5772/intechopen.79913.</w:t>
      </w:r>
    </w:p>
    <w:p w14:paraId="39D6AA35"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Hanson, C. A., Fuhrman, J. A., Horner-Devine, M. C., and Martiny, J. B. H. (2012). Beyond biogeographic patterns: processes shaping the microbial landscape. </w:t>
      </w:r>
      <w:r w:rsidRPr="007869B2">
        <w:rPr>
          <w:rFonts w:ascii="Times New Roman" w:hAnsi="Times New Roman" w:cs="Times New Roman"/>
          <w:i/>
          <w:iCs/>
          <w:noProof/>
          <w:sz w:val="24"/>
          <w:szCs w:val="24"/>
        </w:rPr>
        <w:t>Nat. Rev. Microbiol.</w:t>
      </w:r>
      <w:r w:rsidRPr="007869B2">
        <w:rPr>
          <w:rFonts w:ascii="Times New Roman" w:hAnsi="Times New Roman" w:cs="Times New Roman"/>
          <w:noProof/>
          <w:sz w:val="24"/>
          <w:szCs w:val="24"/>
        </w:rPr>
        <w:t xml:space="preserve"> 10, 497–506. doi:10.1038/nrmicro2795.</w:t>
      </w:r>
    </w:p>
    <w:p w14:paraId="7B4C7A48"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Harris, J. M. (1993). The presence, nature, and role of gut microflora in aquatic invertebrates: A synthesis. </w:t>
      </w:r>
      <w:r w:rsidRPr="007869B2">
        <w:rPr>
          <w:rFonts w:ascii="Times New Roman" w:hAnsi="Times New Roman" w:cs="Times New Roman"/>
          <w:i/>
          <w:iCs/>
          <w:noProof/>
          <w:sz w:val="24"/>
          <w:szCs w:val="24"/>
        </w:rPr>
        <w:t>Microb. Ecol.</w:t>
      </w:r>
      <w:r w:rsidRPr="007869B2">
        <w:rPr>
          <w:rFonts w:ascii="Times New Roman" w:hAnsi="Times New Roman" w:cs="Times New Roman"/>
          <w:noProof/>
          <w:sz w:val="24"/>
          <w:szCs w:val="24"/>
        </w:rPr>
        <w:t xml:space="preserve"> 25, 195–231. doi:10.1007/BF00171889.</w:t>
      </w:r>
    </w:p>
    <w:p w14:paraId="3FFC23DA"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Hosen, J. D., Febria, C. M., Crump, B. C., and Palmer, M. A. (2017). Watershed Urbanization Linked to Differences in Stream Bacterial Community Composition. </w:t>
      </w:r>
      <w:r w:rsidRPr="007869B2">
        <w:rPr>
          <w:rFonts w:ascii="Times New Roman" w:hAnsi="Times New Roman" w:cs="Times New Roman"/>
          <w:i/>
          <w:iCs/>
          <w:noProof/>
          <w:sz w:val="24"/>
          <w:szCs w:val="24"/>
        </w:rPr>
        <w:t>Front. Microbiol.</w:t>
      </w:r>
      <w:r w:rsidRPr="007869B2">
        <w:rPr>
          <w:rFonts w:ascii="Times New Roman" w:hAnsi="Times New Roman" w:cs="Times New Roman"/>
          <w:noProof/>
          <w:sz w:val="24"/>
          <w:szCs w:val="24"/>
        </w:rPr>
        <w:t xml:space="preserve"> 8, 1452. doi:10.3389/fmicb.2017.01452.</w:t>
      </w:r>
    </w:p>
    <w:p w14:paraId="46F83A3C"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Huang, S., and Zhang, H. (2013). The Impact of Environmental Heterogeneity and Life Stage on the Hindgut Microbiota of Holotrichia parallela Larvae (Coleoptera: Scarabaeidae). </w:t>
      </w:r>
      <w:r w:rsidRPr="007869B2">
        <w:rPr>
          <w:rFonts w:ascii="Times New Roman" w:hAnsi="Times New Roman" w:cs="Times New Roman"/>
          <w:i/>
          <w:iCs/>
          <w:noProof/>
          <w:sz w:val="24"/>
          <w:szCs w:val="24"/>
        </w:rPr>
        <w:t>PLoS One</w:t>
      </w:r>
      <w:r w:rsidRPr="007869B2">
        <w:rPr>
          <w:rFonts w:ascii="Times New Roman" w:hAnsi="Times New Roman" w:cs="Times New Roman"/>
          <w:noProof/>
          <w:sz w:val="24"/>
          <w:szCs w:val="24"/>
        </w:rPr>
        <w:t xml:space="preserve"> 8. doi:10.1371/journal.pone.0057169.</w:t>
      </w:r>
    </w:p>
    <w:p w14:paraId="3BDEFA0C"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Jizhong, Z., and Daliang, N. (2017). Stochastic Community Assembly: Does It Matter in Microbial Ecology? </w:t>
      </w:r>
      <w:r w:rsidRPr="007869B2">
        <w:rPr>
          <w:rFonts w:ascii="Times New Roman" w:hAnsi="Times New Roman" w:cs="Times New Roman"/>
          <w:i/>
          <w:iCs/>
          <w:noProof/>
          <w:sz w:val="24"/>
          <w:szCs w:val="24"/>
        </w:rPr>
        <w:t>Microbiol. Mol. Biol. Rev.</w:t>
      </w:r>
      <w:r w:rsidRPr="007869B2">
        <w:rPr>
          <w:rFonts w:ascii="Times New Roman" w:hAnsi="Times New Roman" w:cs="Times New Roman"/>
          <w:noProof/>
          <w:sz w:val="24"/>
          <w:szCs w:val="24"/>
        </w:rPr>
        <w:t xml:space="preserve"> 81, e00002-17. doi:10.1128/MMBR.00002-17.</w:t>
      </w:r>
    </w:p>
    <w:p w14:paraId="742B6790"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Kaufman, M. G., Walker, E. D., Odelson, D. A., and Klug, M. J. (2000). Microbial Community Ecology &amp;amp; Insect Nutrition. </w:t>
      </w:r>
      <w:r w:rsidRPr="007869B2">
        <w:rPr>
          <w:rFonts w:ascii="Times New Roman" w:hAnsi="Times New Roman" w:cs="Times New Roman"/>
          <w:i/>
          <w:iCs/>
          <w:noProof/>
          <w:sz w:val="24"/>
          <w:szCs w:val="24"/>
        </w:rPr>
        <w:t>Am. Entomol.</w:t>
      </w:r>
      <w:r w:rsidRPr="007869B2">
        <w:rPr>
          <w:rFonts w:ascii="Times New Roman" w:hAnsi="Times New Roman" w:cs="Times New Roman"/>
          <w:noProof/>
          <w:sz w:val="24"/>
          <w:szCs w:val="24"/>
        </w:rPr>
        <w:t xml:space="preserve"> 46, 173–185. doi:10.1093/ae/46.3.173.</w:t>
      </w:r>
    </w:p>
    <w:p w14:paraId="4030EAE9"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Keskitalo, A., Pietilä, S., Munukka, Ë., Eerola, E., Pursiheimo, J.-P., Laiho, A., et al. (2017). Gut Microbiota Analysis Results Are Highly Dependent on the 16S rRNA Gene Target Region, Whereas the Impact of DNA Extraction Is Minor. </w:t>
      </w:r>
      <w:r w:rsidRPr="007869B2">
        <w:rPr>
          <w:rFonts w:ascii="Times New Roman" w:hAnsi="Times New Roman" w:cs="Times New Roman"/>
          <w:i/>
          <w:iCs/>
          <w:noProof/>
          <w:sz w:val="24"/>
          <w:szCs w:val="24"/>
        </w:rPr>
        <w:t>J. Biomol. Tech.</w:t>
      </w:r>
      <w:r w:rsidRPr="007869B2">
        <w:rPr>
          <w:rFonts w:ascii="Times New Roman" w:hAnsi="Times New Roman" w:cs="Times New Roman"/>
          <w:noProof/>
          <w:sz w:val="24"/>
          <w:szCs w:val="24"/>
        </w:rPr>
        <w:t xml:space="preserve"> 28. doi:10.7171/jbt.17-</w:t>
      </w:r>
      <w:r w:rsidRPr="007869B2">
        <w:rPr>
          <w:rFonts w:ascii="Times New Roman" w:hAnsi="Times New Roman" w:cs="Times New Roman"/>
          <w:noProof/>
          <w:sz w:val="24"/>
          <w:szCs w:val="24"/>
        </w:rPr>
        <w:lastRenderedPageBreak/>
        <w:t>2801-003.</w:t>
      </w:r>
    </w:p>
    <w:p w14:paraId="2FB0C031"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Kroetsch, S. A., Kidd, K. A., Monk, W. A., Culp, J. M., Compson, Z. G., and Pavey, S. A. (2020). The effects of taxonomy, diet, and ecology on the microbiota of riverine macroinvertebrates. </w:t>
      </w:r>
      <w:r w:rsidRPr="007869B2">
        <w:rPr>
          <w:rFonts w:ascii="Times New Roman" w:hAnsi="Times New Roman" w:cs="Times New Roman"/>
          <w:i/>
          <w:iCs/>
          <w:noProof/>
          <w:sz w:val="24"/>
          <w:szCs w:val="24"/>
        </w:rPr>
        <w:t>Ecol. Evol.</w:t>
      </w:r>
      <w:r w:rsidRPr="007869B2">
        <w:rPr>
          <w:rFonts w:ascii="Times New Roman" w:hAnsi="Times New Roman" w:cs="Times New Roman"/>
          <w:noProof/>
          <w:sz w:val="24"/>
          <w:szCs w:val="24"/>
        </w:rPr>
        <w:t xml:space="preserve"> n/a. doi:https://doi.org/10.1002/ece3.6993.</w:t>
      </w:r>
    </w:p>
    <w:p w14:paraId="2AC9DF95"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Kuczynski, J., Stombaugh, J., Walters, W. A., González, A., Caporaso, J. G., and Knight, R. (2012). “Using QIIME to Analyze 16S rRNA Gene Sequences from Microbial Communities,” in </w:t>
      </w:r>
      <w:r w:rsidRPr="007869B2">
        <w:rPr>
          <w:rFonts w:ascii="Times New Roman" w:hAnsi="Times New Roman" w:cs="Times New Roman"/>
          <w:i/>
          <w:iCs/>
          <w:noProof/>
          <w:sz w:val="24"/>
          <w:szCs w:val="24"/>
        </w:rPr>
        <w:t>Current Protocols in Microbiology</w:t>
      </w:r>
      <w:r w:rsidRPr="007869B2">
        <w:rPr>
          <w:rFonts w:ascii="Times New Roman" w:hAnsi="Times New Roman" w:cs="Times New Roman"/>
          <w:noProof/>
          <w:sz w:val="24"/>
          <w:szCs w:val="24"/>
        </w:rPr>
        <w:t xml:space="preserve"> (John Wiley &amp; Sons, Inc.), 1E.5.1-1E.5.20. doi:10.1002/9780471729259.mc01e05s27.</w:t>
      </w:r>
    </w:p>
    <w:p w14:paraId="1D93316C"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M. Dietze (2017). </w:t>
      </w:r>
      <w:r w:rsidRPr="007869B2">
        <w:rPr>
          <w:rFonts w:ascii="Times New Roman" w:hAnsi="Times New Roman" w:cs="Times New Roman"/>
          <w:i/>
          <w:iCs/>
          <w:noProof/>
          <w:sz w:val="24"/>
          <w:szCs w:val="24"/>
        </w:rPr>
        <w:t>Ecological forecasting</w:t>
      </w:r>
      <w:r w:rsidRPr="007869B2">
        <w:rPr>
          <w:rFonts w:ascii="Times New Roman" w:hAnsi="Times New Roman" w:cs="Times New Roman"/>
          <w:noProof/>
          <w:sz w:val="24"/>
          <w:szCs w:val="24"/>
        </w:rPr>
        <w:t>. Princeton University Press.</w:t>
      </w:r>
    </w:p>
    <w:p w14:paraId="32DBAAFE"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Ma, B., LaPara, T. M., N. Evans, A., and Hozalski, R. M. (2020). Effects of geographic location and water quality on bacterial communities in full-scale biofilters across North America. </w:t>
      </w:r>
      <w:r w:rsidRPr="007869B2">
        <w:rPr>
          <w:rFonts w:ascii="Times New Roman" w:hAnsi="Times New Roman" w:cs="Times New Roman"/>
          <w:i/>
          <w:iCs/>
          <w:noProof/>
          <w:sz w:val="24"/>
          <w:szCs w:val="24"/>
        </w:rPr>
        <w:t>FEMS Microbiol. Ecol.</w:t>
      </w:r>
      <w:r w:rsidRPr="007869B2">
        <w:rPr>
          <w:rFonts w:ascii="Times New Roman" w:hAnsi="Times New Roman" w:cs="Times New Roman"/>
          <w:noProof/>
          <w:sz w:val="24"/>
          <w:szCs w:val="24"/>
        </w:rPr>
        <w:t xml:space="preserve"> 96, fiz210. doi:10.1093/femsec/fiz210.</w:t>
      </w:r>
    </w:p>
    <w:p w14:paraId="303B92F0"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Martin, M. M., Kukor, J. J., Martin, J. S., Lawson, D. L., and Merrit, R. W. (1981a). Digestive enzymes of larvae of three species of caddisflies (Trichoptera). </w:t>
      </w:r>
      <w:r w:rsidRPr="007869B2">
        <w:rPr>
          <w:rFonts w:ascii="Times New Roman" w:hAnsi="Times New Roman" w:cs="Times New Roman"/>
          <w:i/>
          <w:iCs/>
          <w:noProof/>
          <w:sz w:val="24"/>
          <w:szCs w:val="24"/>
        </w:rPr>
        <w:t>Insect Biochem.</w:t>
      </w:r>
      <w:r w:rsidRPr="007869B2">
        <w:rPr>
          <w:rFonts w:ascii="Times New Roman" w:hAnsi="Times New Roman" w:cs="Times New Roman"/>
          <w:noProof/>
          <w:sz w:val="24"/>
          <w:szCs w:val="24"/>
        </w:rPr>
        <w:t xml:space="preserve"> v. 11.</w:t>
      </w:r>
    </w:p>
    <w:p w14:paraId="7880D1A8"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Martin, M. M., Martin, J. S., Kukor, J. J., and Merritt, R. W. (1980). The Digestion of Protein and Carbohydrate by the Stream Detritivore, Tipula abdominalis (Diptera, Tipulidae). </w:t>
      </w:r>
      <w:r w:rsidRPr="007869B2">
        <w:rPr>
          <w:rFonts w:ascii="Times New Roman" w:hAnsi="Times New Roman" w:cs="Times New Roman"/>
          <w:i/>
          <w:iCs/>
          <w:noProof/>
          <w:sz w:val="24"/>
          <w:szCs w:val="24"/>
        </w:rPr>
        <w:t>Oecologia</w:t>
      </w:r>
      <w:r w:rsidRPr="007869B2">
        <w:rPr>
          <w:rFonts w:ascii="Times New Roman" w:hAnsi="Times New Roman" w:cs="Times New Roman"/>
          <w:noProof/>
          <w:sz w:val="24"/>
          <w:szCs w:val="24"/>
        </w:rPr>
        <w:t xml:space="preserve"> 46, 360–364. Available at: http://www.jstor.org/stable/4216181.</w:t>
      </w:r>
    </w:p>
    <w:p w14:paraId="00F81D62"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Martin, M. M., Martin, J. S., Kukor, J. J., and Merritt, R. W. (1981b). The digestive enzymes of detritus-feeding stonefly nymphs (Plecoptera; Pteronarcyidae). </w:t>
      </w:r>
      <w:r w:rsidRPr="007869B2">
        <w:rPr>
          <w:rFonts w:ascii="Times New Roman" w:hAnsi="Times New Roman" w:cs="Times New Roman"/>
          <w:i/>
          <w:iCs/>
          <w:noProof/>
          <w:sz w:val="24"/>
          <w:szCs w:val="24"/>
        </w:rPr>
        <w:t>Can. J. Zool.</w:t>
      </w:r>
      <w:r w:rsidRPr="007869B2">
        <w:rPr>
          <w:rFonts w:ascii="Times New Roman" w:hAnsi="Times New Roman" w:cs="Times New Roman"/>
          <w:noProof/>
          <w:sz w:val="24"/>
          <w:szCs w:val="24"/>
        </w:rPr>
        <w:t xml:space="preserve"> 59, 1947–1951. doi:10.1139/z81-265.</w:t>
      </w:r>
    </w:p>
    <w:p w14:paraId="498BFC1D"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Mason, C. J., Scully, E. D., Geib, S. M., and Hoover, K. (2016). Contrasting diets reveal </w:t>
      </w:r>
      <w:r w:rsidRPr="007869B2">
        <w:rPr>
          <w:rFonts w:ascii="Times New Roman" w:hAnsi="Times New Roman" w:cs="Times New Roman"/>
          <w:noProof/>
          <w:sz w:val="24"/>
          <w:szCs w:val="24"/>
        </w:rPr>
        <w:lastRenderedPageBreak/>
        <w:t xml:space="preserve">metabolic plasticity in the tree-killing beetle, Anoplophora glabripennis (Cerambycidae: Lamiinae). </w:t>
      </w:r>
      <w:r w:rsidRPr="007869B2">
        <w:rPr>
          <w:rFonts w:ascii="Times New Roman" w:hAnsi="Times New Roman" w:cs="Times New Roman"/>
          <w:i/>
          <w:iCs/>
          <w:noProof/>
          <w:sz w:val="24"/>
          <w:szCs w:val="24"/>
        </w:rPr>
        <w:t>Sci. Rep.</w:t>
      </w:r>
      <w:r w:rsidRPr="007869B2">
        <w:rPr>
          <w:rFonts w:ascii="Times New Roman" w:hAnsi="Times New Roman" w:cs="Times New Roman"/>
          <w:noProof/>
          <w:sz w:val="24"/>
          <w:szCs w:val="24"/>
        </w:rPr>
        <w:t xml:space="preserve"> 6, 33813. doi:10.1038/srep33813.</w:t>
      </w:r>
    </w:p>
    <w:p w14:paraId="1A53B144"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McElreath Richard (2020). </w:t>
      </w:r>
      <w:r w:rsidRPr="007869B2">
        <w:rPr>
          <w:rFonts w:ascii="Times New Roman" w:hAnsi="Times New Roman" w:cs="Times New Roman"/>
          <w:i/>
          <w:iCs/>
          <w:noProof/>
          <w:sz w:val="24"/>
          <w:szCs w:val="24"/>
        </w:rPr>
        <w:t>Statistical rethinking: A Bayesian course with examples in R and Stan.</w:t>
      </w:r>
      <w:r w:rsidRPr="007869B2">
        <w:rPr>
          <w:rFonts w:ascii="Times New Roman" w:hAnsi="Times New Roman" w:cs="Times New Roman"/>
          <w:noProof/>
          <w:sz w:val="24"/>
          <w:szCs w:val="24"/>
        </w:rPr>
        <w:t xml:space="preserve"> Chapman and Hall/CRC.</w:t>
      </w:r>
    </w:p>
    <w:p w14:paraId="17C43CA5"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McKnight, D. T., Huerlimann, R., Bower, D. S., Schwarzkopf, L., Alford, R. A., and Zenger, K. R. (2019). Methods for normalizing microbiome data: An ecological perspective. </w:t>
      </w:r>
      <w:r w:rsidRPr="007869B2">
        <w:rPr>
          <w:rFonts w:ascii="Times New Roman" w:hAnsi="Times New Roman" w:cs="Times New Roman"/>
          <w:i/>
          <w:iCs/>
          <w:noProof/>
          <w:sz w:val="24"/>
          <w:szCs w:val="24"/>
        </w:rPr>
        <w:t>Methods Ecol. Evol.</w:t>
      </w:r>
      <w:r w:rsidRPr="007869B2">
        <w:rPr>
          <w:rFonts w:ascii="Times New Roman" w:hAnsi="Times New Roman" w:cs="Times New Roman"/>
          <w:noProof/>
          <w:sz w:val="24"/>
          <w:szCs w:val="24"/>
        </w:rPr>
        <w:t xml:space="preserve"> 10, 389–400. doi:https://doi.org/10.1111/2041-210X.13115.</w:t>
      </w:r>
    </w:p>
    <w:p w14:paraId="5E574F98"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Medeiros, J. D., Cantão, M. E., Cesar, D. E., Nicolás, M. F., Diniz, C. G., Silva, V. L., et al. (2016). Comparative metagenome of a stream impacted by the urbanization phenomenon. </w:t>
      </w:r>
      <w:r w:rsidRPr="007869B2">
        <w:rPr>
          <w:rFonts w:ascii="Times New Roman" w:hAnsi="Times New Roman" w:cs="Times New Roman"/>
          <w:i/>
          <w:iCs/>
          <w:noProof/>
          <w:sz w:val="24"/>
          <w:szCs w:val="24"/>
        </w:rPr>
        <w:t>Brazilian J. Microbiol.</w:t>
      </w:r>
      <w:r w:rsidRPr="007869B2">
        <w:rPr>
          <w:rFonts w:ascii="Times New Roman" w:hAnsi="Times New Roman" w:cs="Times New Roman"/>
          <w:noProof/>
          <w:sz w:val="24"/>
          <w:szCs w:val="24"/>
        </w:rPr>
        <w:t xml:space="preserve"> 47, 835–845. doi:http://dx.doi.org/10.1016/j.bjm.2016.06.011.</w:t>
      </w:r>
    </w:p>
    <w:p w14:paraId="56956943"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Merritt, R. W., Cummins, K. W., and Berg, M. B. (2008). </w:t>
      </w:r>
      <w:r w:rsidRPr="007869B2">
        <w:rPr>
          <w:rFonts w:ascii="Times New Roman" w:hAnsi="Times New Roman" w:cs="Times New Roman"/>
          <w:i/>
          <w:iCs/>
          <w:noProof/>
          <w:sz w:val="24"/>
          <w:szCs w:val="24"/>
        </w:rPr>
        <w:t>An Introduction to the Aquatic Insects of North America.</w:t>
      </w:r>
      <w:r w:rsidRPr="007869B2">
        <w:rPr>
          <w:rFonts w:ascii="Times New Roman" w:hAnsi="Times New Roman" w:cs="Times New Roman"/>
          <w:noProof/>
          <w:sz w:val="24"/>
          <w:szCs w:val="24"/>
        </w:rPr>
        <w:t xml:space="preserve"> 5th ed. Kendall/Hunt Publishing Co. Dubuque, Iowa, USA.</w:t>
      </w:r>
    </w:p>
    <w:p w14:paraId="3CF41086"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Mukherjee, S., Huntemann, M., Ivanova, N., Kyrpides, N. C., and Pati, A. (2015). Large-scale contamination of microbial isolate genomes by Illumina PhiX control. </w:t>
      </w:r>
      <w:r w:rsidRPr="007869B2">
        <w:rPr>
          <w:rFonts w:ascii="Times New Roman" w:hAnsi="Times New Roman" w:cs="Times New Roman"/>
          <w:i/>
          <w:iCs/>
          <w:noProof/>
          <w:sz w:val="24"/>
          <w:szCs w:val="24"/>
        </w:rPr>
        <w:t>Stand. Genomic Sci.</w:t>
      </w:r>
      <w:r w:rsidRPr="007869B2">
        <w:rPr>
          <w:rFonts w:ascii="Times New Roman" w:hAnsi="Times New Roman" w:cs="Times New Roman"/>
          <w:noProof/>
          <w:sz w:val="24"/>
          <w:szCs w:val="24"/>
        </w:rPr>
        <w:t xml:space="preserve"> 10, 18. doi:10.1186/1944-3277-10-18.</w:t>
      </w:r>
    </w:p>
    <w:p w14:paraId="7A2AAEB5"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Pechal, J. L., and Benbow, M. E. (2016). Microbial ecology of the salmon necrobiome: Evidence salmon carrion decomposition influences aquatic and terrestrial insect microbiomes. </w:t>
      </w:r>
      <w:r w:rsidRPr="007869B2">
        <w:rPr>
          <w:rFonts w:ascii="Times New Roman" w:hAnsi="Times New Roman" w:cs="Times New Roman"/>
          <w:i/>
          <w:iCs/>
          <w:noProof/>
          <w:sz w:val="24"/>
          <w:szCs w:val="24"/>
        </w:rPr>
        <w:t>Environ. Microbiol.</w:t>
      </w:r>
      <w:r w:rsidRPr="007869B2">
        <w:rPr>
          <w:rFonts w:ascii="Times New Roman" w:hAnsi="Times New Roman" w:cs="Times New Roman"/>
          <w:noProof/>
          <w:sz w:val="24"/>
          <w:szCs w:val="24"/>
        </w:rPr>
        <w:t xml:space="preserve"> 18, 1511–1522. doi:10.1111/1462-2920.13187.</w:t>
      </w:r>
    </w:p>
    <w:p w14:paraId="527D4146"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Quast, C., Pruesse, E., Yilmaz, P., Gerken, J., Schweer, T., Yarza, P., et al. (2012). The SILVA ribosomal RNA gene database project: improved data processing and web-based tools. </w:t>
      </w:r>
      <w:r w:rsidRPr="007869B2">
        <w:rPr>
          <w:rFonts w:ascii="Times New Roman" w:hAnsi="Times New Roman" w:cs="Times New Roman"/>
          <w:i/>
          <w:iCs/>
          <w:noProof/>
          <w:sz w:val="24"/>
          <w:szCs w:val="24"/>
        </w:rPr>
        <w:t>Nucleic Acids Res.</w:t>
      </w:r>
      <w:r w:rsidRPr="007869B2">
        <w:rPr>
          <w:rFonts w:ascii="Times New Roman" w:hAnsi="Times New Roman" w:cs="Times New Roman"/>
          <w:noProof/>
          <w:sz w:val="24"/>
          <w:szCs w:val="24"/>
        </w:rPr>
        <w:t xml:space="preserve"> 41, D590–D596. doi:10.1093/nar/gks1219.</w:t>
      </w:r>
    </w:p>
    <w:p w14:paraId="2A3E0D72"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lastRenderedPageBreak/>
        <w:t xml:space="preserve">Raychoudhury, R., Sen, R., Cai, Y., Sun, Y., Lietze, V. U., Boucias, D. G., et al. (2013). Comparative metatranscriptomic signatures of wood and paper feeding in the gut of the termite Reticulitermes flavipes (Isoptera: Rhinotermitidae). </w:t>
      </w:r>
      <w:r w:rsidRPr="007869B2">
        <w:rPr>
          <w:rFonts w:ascii="Times New Roman" w:hAnsi="Times New Roman" w:cs="Times New Roman"/>
          <w:i/>
          <w:iCs/>
          <w:noProof/>
          <w:sz w:val="24"/>
          <w:szCs w:val="24"/>
        </w:rPr>
        <w:t>Insect Mol. Biol.</w:t>
      </w:r>
      <w:r w:rsidRPr="007869B2">
        <w:rPr>
          <w:rFonts w:ascii="Times New Roman" w:hAnsi="Times New Roman" w:cs="Times New Roman"/>
          <w:noProof/>
          <w:sz w:val="24"/>
          <w:szCs w:val="24"/>
        </w:rPr>
        <w:t xml:space="preserve"> 22, 155–171. doi:10.1111/imb.12011.</w:t>
      </w:r>
    </w:p>
    <w:p w14:paraId="2996A149"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Receveur, J. P., Fenoglio, S., and Benbow, M. E. (2020). Insect-associated bacterial communities in an alpine stream. </w:t>
      </w:r>
      <w:r w:rsidRPr="007869B2">
        <w:rPr>
          <w:rFonts w:ascii="Times New Roman" w:hAnsi="Times New Roman" w:cs="Times New Roman"/>
          <w:i/>
          <w:iCs/>
          <w:noProof/>
          <w:sz w:val="24"/>
          <w:szCs w:val="24"/>
        </w:rPr>
        <w:t>Hydrobiologia</w:t>
      </w:r>
      <w:r w:rsidRPr="007869B2">
        <w:rPr>
          <w:rFonts w:ascii="Times New Roman" w:hAnsi="Times New Roman" w:cs="Times New Roman"/>
          <w:noProof/>
          <w:sz w:val="24"/>
          <w:szCs w:val="24"/>
        </w:rPr>
        <w:t xml:space="preserve"> 847, 331–344. doi:10.1007/s10750-019-04097-w.</w:t>
      </w:r>
    </w:p>
    <w:p w14:paraId="12B64351"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Rossmassler, K., Dietrich, C., Thompson, C., Mikaelyan, A., Nonoh, J. O., Scheffrahn, R. H., et al. (2015). Metagenomic analysis of the microbiota in the highly compartmented hindguts of six wood- or soil-feeding higher termites. </w:t>
      </w:r>
      <w:r w:rsidRPr="007869B2">
        <w:rPr>
          <w:rFonts w:ascii="Times New Roman" w:hAnsi="Times New Roman" w:cs="Times New Roman"/>
          <w:i/>
          <w:iCs/>
          <w:noProof/>
          <w:sz w:val="24"/>
          <w:szCs w:val="24"/>
        </w:rPr>
        <w:t>Microbiome</w:t>
      </w:r>
      <w:r w:rsidRPr="007869B2">
        <w:rPr>
          <w:rFonts w:ascii="Times New Roman" w:hAnsi="Times New Roman" w:cs="Times New Roman"/>
          <w:noProof/>
          <w:sz w:val="24"/>
          <w:szCs w:val="24"/>
        </w:rPr>
        <w:t xml:space="preserve"> 3, 56. doi:10.1186/s40168-015-0118-1.</w:t>
      </w:r>
    </w:p>
    <w:p w14:paraId="75412D13"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Shannon C.E (1957). A Mathematical Theory of Communication. </w:t>
      </w:r>
      <w:r w:rsidRPr="007869B2">
        <w:rPr>
          <w:rFonts w:ascii="Times New Roman" w:hAnsi="Times New Roman" w:cs="Times New Roman"/>
          <w:i/>
          <w:iCs/>
          <w:noProof/>
          <w:sz w:val="24"/>
          <w:szCs w:val="24"/>
        </w:rPr>
        <w:t>Bell Syst. Tech. J.</w:t>
      </w:r>
      <w:r w:rsidRPr="007869B2">
        <w:rPr>
          <w:rFonts w:ascii="Times New Roman" w:hAnsi="Times New Roman" w:cs="Times New Roman"/>
          <w:noProof/>
          <w:sz w:val="24"/>
          <w:szCs w:val="24"/>
        </w:rPr>
        <w:t xml:space="preserve"> 27, 379–423. doi:10.1016/S0006-3495(96)79210-X.</w:t>
      </w:r>
    </w:p>
    <w:p w14:paraId="606B2A03"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Stief, P. (2013). Stimulation of microbial nitrogen cycling in aquatic ecosystems by benthic macrofauna: Mechanisms and environmental implications. </w:t>
      </w:r>
      <w:r w:rsidRPr="007869B2">
        <w:rPr>
          <w:rFonts w:ascii="Times New Roman" w:hAnsi="Times New Roman" w:cs="Times New Roman"/>
          <w:i/>
          <w:iCs/>
          <w:noProof/>
          <w:sz w:val="24"/>
          <w:szCs w:val="24"/>
        </w:rPr>
        <w:t>Biogeosciences</w:t>
      </w:r>
      <w:r w:rsidRPr="007869B2">
        <w:rPr>
          <w:rFonts w:ascii="Times New Roman" w:hAnsi="Times New Roman" w:cs="Times New Roman"/>
          <w:noProof/>
          <w:sz w:val="24"/>
          <w:szCs w:val="24"/>
        </w:rPr>
        <w:t xml:space="preserve"> 10, 7829–7846. doi:10.5194/bg-10-7829-2013.</w:t>
      </w:r>
    </w:p>
    <w:p w14:paraId="0A379587"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Stief, P., Poulsen, M., Nielsen, L. P., Brix, H., Schramm, A., Peter, L., et al. (2009). Nitrous oxide emission by aquatic macrofauna. </w:t>
      </w:r>
      <w:r w:rsidRPr="007869B2">
        <w:rPr>
          <w:rFonts w:ascii="Times New Roman" w:hAnsi="Times New Roman" w:cs="Times New Roman"/>
          <w:i/>
          <w:iCs/>
          <w:noProof/>
          <w:sz w:val="24"/>
          <w:szCs w:val="24"/>
        </w:rPr>
        <w:t>Proc. Natl. Acad. Sci. U. S. A.</w:t>
      </w:r>
      <w:r w:rsidRPr="007869B2">
        <w:rPr>
          <w:rFonts w:ascii="Times New Roman" w:hAnsi="Times New Roman" w:cs="Times New Roman"/>
          <w:noProof/>
          <w:sz w:val="24"/>
          <w:szCs w:val="24"/>
        </w:rPr>
        <w:t xml:space="preserve"> 106, 4296–300. doi:10.1073/pnas.0808228106.</w:t>
      </w:r>
    </w:p>
    <w:p w14:paraId="117006C1"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Su, L. J., Yang, L. Le, Huang, S., Su, X. Q., Li, Y., Wang, F. Q., et al. (2016). Comparative gut microbiomes of four species representing the higher and the lower termites. </w:t>
      </w:r>
      <w:r w:rsidRPr="007869B2">
        <w:rPr>
          <w:rFonts w:ascii="Times New Roman" w:hAnsi="Times New Roman" w:cs="Times New Roman"/>
          <w:i/>
          <w:iCs/>
          <w:noProof/>
          <w:sz w:val="24"/>
          <w:szCs w:val="24"/>
        </w:rPr>
        <w:t>J. Insect Sci.</w:t>
      </w:r>
      <w:r w:rsidRPr="007869B2">
        <w:rPr>
          <w:rFonts w:ascii="Times New Roman" w:hAnsi="Times New Roman" w:cs="Times New Roman"/>
          <w:noProof/>
          <w:sz w:val="24"/>
          <w:szCs w:val="24"/>
        </w:rPr>
        <w:t xml:space="preserve"> 16, 97. doi:10.1093/jisesa/iew081.</w:t>
      </w:r>
    </w:p>
    <w:p w14:paraId="11BFE21F"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lastRenderedPageBreak/>
        <w:t xml:space="preserve">Sujay., K., E., L. G., L., P. M., M., U. R., Shahan, H., Julia, G., et al. (2018). Freshwater salinization syndrome on a continental scale. </w:t>
      </w:r>
      <w:r w:rsidRPr="007869B2">
        <w:rPr>
          <w:rFonts w:ascii="Times New Roman" w:hAnsi="Times New Roman" w:cs="Times New Roman"/>
          <w:i/>
          <w:iCs/>
          <w:noProof/>
          <w:sz w:val="24"/>
          <w:szCs w:val="24"/>
        </w:rPr>
        <w:t>Proc. Natl. Acad. Sci.</w:t>
      </w:r>
      <w:r w:rsidRPr="007869B2">
        <w:rPr>
          <w:rFonts w:ascii="Times New Roman" w:hAnsi="Times New Roman" w:cs="Times New Roman"/>
          <w:noProof/>
          <w:sz w:val="24"/>
          <w:szCs w:val="24"/>
        </w:rPr>
        <w:t xml:space="preserve"> 115, E574–E583. doi:10.1073/pnas.1711234115.</w:t>
      </w:r>
    </w:p>
    <w:p w14:paraId="09528818"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Sun, S., Jones, R. B., and Fodor, A. A. (2020). Inference-based accuracy of metagenome prediction tools varies across sample types and functional categories. </w:t>
      </w:r>
      <w:r w:rsidRPr="007869B2">
        <w:rPr>
          <w:rFonts w:ascii="Times New Roman" w:hAnsi="Times New Roman" w:cs="Times New Roman"/>
          <w:i/>
          <w:iCs/>
          <w:noProof/>
          <w:sz w:val="24"/>
          <w:szCs w:val="24"/>
        </w:rPr>
        <w:t>Microbiome</w:t>
      </w:r>
      <w:r w:rsidRPr="007869B2">
        <w:rPr>
          <w:rFonts w:ascii="Times New Roman" w:hAnsi="Times New Roman" w:cs="Times New Roman"/>
          <w:noProof/>
          <w:sz w:val="24"/>
          <w:szCs w:val="24"/>
        </w:rPr>
        <w:t xml:space="preserve"> 8, 46. doi:10.1186/s40168-020-00815-y.</w:t>
      </w:r>
    </w:p>
    <w:p w14:paraId="3E3BC979"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Tierno de Figueroa, J. M., Trenzado, C. E., López-Rodríguez, M. J., and Sanz, A. (2011). Digestive enzyme activity of two stonefly species (Insecta, Plecoptera) and their feeding habits. </w:t>
      </w:r>
      <w:r w:rsidRPr="007869B2">
        <w:rPr>
          <w:rFonts w:ascii="Times New Roman" w:hAnsi="Times New Roman" w:cs="Times New Roman"/>
          <w:i/>
          <w:iCs/>
          <w:noProof/>
          <w:sz w:val="24"/>
          <w:szCs w:val="24"/>
        </w:rPr>
        <w:t>Comp. Biochem. Physiol. Part A Mol. Integr. Physiol.</w:t>
      </w:r>
      <w:r w:rsidRPr="007869B2">
        <w:rPr>
          <w:rFonts w:ascii="Times New Roman" w:hAnsi="Times New Roman" w:cs="Times New Roman"/>
          <w:noProof/>
          <w:sz w:val="24"/>
          <w:szCs w:val="24"/>
        </w:rPr>
        <w:t xml:space="preserve"> 160, 426–430. doi:http://doi.org/10.1016/j.cbpa.2011.07.014.</w:t>
      </w:r>
    </w:p>
    <w:p w14:paraId="16AD0F1C"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Vellend, M. (2010). Conceptual Synthesis in Community Ecology. </w:t>
      </w:r>
      <w:r w:rsidRPr="007869B2">
        <w:rPr>
          <w:rFonts w:ascii="Times New Roman" w:hAnsi="Times New Roman" w:cs="Times New Roman"/>
          <w:i/>
          <w:iCs/>
          <w:noProof/>
          <w:sz w:val="24"/>
          <w:szCs w:val="24"/>
        </w:rPr>
        <w:t>Q. Rev. Biol.</w:t>
      </w:r>
      <w:r w:rsidRPr="007869B2">
        <w:rPr>
          <w:rFonts w:ascii="Times New Roman" w:hAnsi="Times New Roman" w:cs="Times New Roman"/>
          <w:noProof/>
          <w:sz w:val="24"/>
          <w:szCs w:val="24"/>
        </w:rPr>
        <w:t xml:space="preserve"> 85, 183–206. doi:10.1086/652373.</w:t>
      </w:r>
    </w:p>
    <w:p w14:paraId="08296B15"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Wakelin, S. A., Colloff, M. J., and Kookana, R. S. (2008). Effect of Wastewater Treatment Plant Effluent on Microbial Function and Community Structure in the Sediment of a Freshwater Stream with Variable Seasonal Flow . </w:t>
      </w:r>
      <w:r w:rsidRPr="007869B2">
        <w:rPr>
          <w:rFonts w:ascii="Times New Roman" w:hAnsi="Times New Roman" w:cs="Times New Roman"/>
          <w:i/>
          <w:iCs/>
          <w:noProof/>
          <w:sz w:val="24"/>
          <w:szCs w:val="24"/>
        </w:rPr>
        <w:t>Appl. Environ. Microbiol.</w:t>
      </w:r>
      <w:r w:rsidRPr="007869B2">
        <w:rPr>
          <w:rFonts w:ascii="Times New Roman" w:hAnsi="Times New Roman" w:cs="Times New Roman"/>
          <w:noProof/>
          <w:sz w:val="24"/>
          <w:szCs w:val="24"/>
        </w:rPr>
        <w:t xml:space="preserve"> 74, 2659–2668. doi:10.1128/AEM.02348-07.</w:t>
      </w:r>
    </w:p>
    <w:p w14:paraId="37FDCA2A"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Weiss, S., Xu, Z. Z., Peddada, S., Amir, A., Bittinger, K., Gonzalez, A., et al. (2017). Normalization and microbial differential abundance strategies depend upon data characteristics. </w:t>
      </w:r>
      <w:r w:rsidRPr="007869B2">
        <w:rPr>
          <w:rFonts w:ascii="Times New Roman" w:hAnsi="Times New Roman" w:cs="Times New Roman"/>
          <w:i/>
          <w:iCs/>
          <w:noProof/>
          <w:sz w:val="24"/>
          <w:szCs w:val="24"/>
        </w:rPr>
        <w:t>Microbiome</w:t>
      </w:r>
      <w:r w:rsidRPr="007869B2">
        <w:rPr>
          <w:rFonts w:ascii="Times New Roman" w:hAnsi="Times New Roman" w:cs="Times New Roman"/>
          <w:noProof/>
          <w:sz w:val="24"/>
          <w:szCs w:val="24"/>
        </w:rPr>
        <w:t xml:space="preserve"> 5, 27. doi:10.1186/s40168-017-0237-y.</w:t>
      </w:r>
    </w:p>
    <w:p w14:paraId="1E417651"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rPr>
      </w:pPr>
      <w:r w:rsidRPr="007869B2">
        <w:rPr>
          <w:rFonts w:ascii="Times New Roman" w:hAnsi="Times New Roman" w:cs="Times New Roman"/>
          <w:noProof/>
          <w:sz w:val="24"/>
          <w:szCs w:val="24"/>
        </w:rPr>
        <w:t xml:space="preserve">Yun, J. H., Roh, S. W., Whon, T. W., Jung, M. J., Kim, M. S., Park, D. S., et al. (2014). Insect gut bacterial diversity determined by environmental habitat, diet, developmental stage, and phylogeny of host. </w:t>
      </w:r>
      <w:r w:rsidRPr="007869B2">
        <w:rPr>
          <w:rFonts w:ascii="Times New Roman" w:hAnsi="Times New Roman" w:cs="Times New Roman"/>
          <w:i/>
          <w:iCs/>
          <w:noProof/>
          <w:sz w:val="24"/>
          <w:szCs w:val="24"/>
        </w:rPr>
        <w:t>Appl. Environ. Microbiol.</w:t>
      </w:r>
      <w:r w:rsidRPr="007869B2">
        <w:rPr>
          <w:rFonts w:ascii="Times New Roman" w:hAnsi="Times New Roman" w:cs="Times New Roman"/>
          <w:noProof/>
          <w:sz w:val="24"/>
          <w:szCs w:val="24"/>
        </w:rPr>
        <w:t xml:space="preserve"> 80, 5254–5264. doi:10.1128/AEM.01226-14.</w:t>
      </w:r>
    </w:p>
    <w:p w14:paraId="13AC478D" w14:textId="77777777" w:rsidR="00E9750E" w:rsidRDefault="001C4EC5" w:rsidP="00BA53B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fldChar w:fldCharType="end"/>
      </w:r>
      <w:bookmarkStart w:id="460" w:name="_Hlk108787402"/>
    </w:p>
    <w:p w14:paraId="72E86D07" w14:textId="77777777" w:rsidR="00E9750E" w:rsidRDefault="00E9750E" w:rsidP="00BA53B6">
      <w:pPr>
        <w:spacing w:line="480" w:lineRule="auto"/>
        <w:rPr>
          <w:rFonts w:ascii="Times New Roman" w:hAnsi="Times New Roman" w:cs="Times New Roman"/>
          <w:b/>
          <w:bCs/>
          <w:sz w:val="24"/>
          <w:szCs w:val="24"/>
        </w:rPr>
      </w:pPr>
    </w:p>
    <w:p w14:paraId="73059C5A" w14:textId="77777777" w:rsidR="00E9750E" w:rsidRDefault="00E9750E" w:rsidP="00BA53B6">
      <w:pPr>
        <w:spacing w:line="480" w:lineRule="auto"/>
        <w:rPr>
          <w:rFonts w:ascii="Times New Roman" w:hAnsi="Times New Roman" w:cs="Times New Roman"/>
          <w:b/>
          <w:bCs/>
          <w:sz w:val="24"/>
          <w:szCs w:val="24"/>
        </w:rPr>
      </w:pPr>
    </w:p>
    <w:p w14:paraId="12EC6022" w14:textId="77777777" w:rsidR="00E9750E" w:rsidRDefault="00E9750E" w:rsidP="00BA53B6">
      <w:pPr>
        <w:spacing w:line="480" w:lineRule="auto"/>
        <w:rPr>
          <w:rFonts w:ascii="Times New Roman" w:hAnsi="Times New Roman" w:cs="Times New Roman"/>
          <w:b/>
          <w:bCs/>
          <w:sz w:val="24"/>
          <w:szCs w:val="24"/>
        </w:rPr>
      </w:pPr>
    </w:p>
    <w:p w14:paraId="393563EE" w14:textId="77777777" w:rsidR="00E9750E" w:rsidRDefault="00E9750E" w:rsidP="00BA53B6">
      <w:pPr>
        <w:spacing w:line="480" w:lineRule="auto"/>
        <w:rPr>
          <w:rFonts w:ascii="Times New Roman" w:hAnsi="Times New Roman" w:cs="Times New Roman"/>
          <w:b/>
          <w:bCs/>
          <w:sz w:val="24"/>
          <w:szCs w:val="24"/>
        </w:rPr>
      </w:pPr>
    </w:p>
    <w:p w14:paraId="393B2EE1" w14:textId="6D0D7B05" w:rsidR="002769A6" w:rsidRDefault="002769A6" w:rsidP="00BA53B6">
      <w:pPr>
        <w:spacing w:line="480" w:lineRule="auto"/>
        <w:rPr>
          <w:rFonts w:ascii="Times New Roman" w:hAnsi="Times New Roman" w:cs="Times New Roman"/>
          <w:b/>
          <w:bCs/>
          <w:sz w:val="24"/>
          <w:szCs w:val="24"/>
        </w:rPr>
      </w:pPr>
      <w:r>
        <w:rPr>
          <w:rFonts w:ascii="Times New Roman" w:hAnsi="Times New Roman" w:cs="Times New Roman"/>
          <w:b/>
          <w:bCs/>
          <w:sz w:val="24"/>
          <w:szCs w:val="24"/>
        </w:rPr>
        <w:t>Table 1</w:t>
      </w:r>
      <w:r w:rsidR="00D07E21">
        <w:rPr>
          <w:rFonts w:ascii="Times New Roman" w:hAnsi="Times New Roman" w:cs="Times New Roman"/>
          <w:b/>
          <w:bCs/>
          <w:sz w:val="24"/>
          <w:szCs w:val="24"/>
        </w:rPr>
        <w:t>A</w:t>
      </w:r>
      <w:r>
        <w:rPr>
          <w:rFonts w:ascii="Times New Roman" w:hAnsi="Times New Roman" w:cs="Times New Roman"/>
          <w:b/>
          <w:bCs/>
          <w:sz w:val="24"/>
          <w:szCs w:val="24"/>
        </w:rPr>
        <w:t>.</w:t>
      </w:r>
      <w:r w:rsidR="006525D0">
        <w:rPr>
          <w:rFonts w:ascii="Times New Roman" w:hAnsi="Times New Roman" w:cs="Times New Roman"/>
          <w:b/>
          <w:bCs/>
          <w:sz w:val="24"/>
          <w:szCs w:val="24"/>
        </w:rPr>
        <w:t xml:space="preserve"> </w:t>
      </w:r>
      <w:r w:rsidR="00D07E21" w:rsidRPr="00D07E21">
        <w:rPr>
          <w:rFonts w:ascii="Times New Roman" w:hAnsi="Times New Roman" w:cs="Times New Roman"/>
          <w:sz w:val="24"/>
          <w:szCs w:val="24"/>
        </w:rPr>
        <w:t>Summary of the m</w:t>
      </w:r>
      <w:r w:rsidR="006525D0" w:rsidRPr="00D07E21">
        <w:rPr>
          <w:rFonts w:ascii="Times New Roman" w:hAnsi="Times New Roman" w:cs="Times New Roman"/>
          <w:sz w:val="24"/>
          <w:szCs w:val="24"/>
        </w:rPr>
        <w:t xml:space="preserve">acroinvertebrate samples </w:t>
      </w:r>
      <w:r w:rsidR="00D07E21" w:rsidRPr="00D07E21">
        <w:rPr>
          <w:rFonts w:ascii="Times New Roman" w:hAnsi="Times New Roman" w:cs="Times New Roman"/>
          <w:sz w:val="24"/>
          <w:szCs w:val="24"/>
        </w:rPr>
        <w:t>obtained and used in this study</w:t>
      </w:r>
    </w:p>
    <w:tbl>
      <w:tblPr>
        <w:tblW w:w="5337" w:type="pct"/>
        <w:tblLook w:val="04A0" w:firstRow="1" w:lastRow="0" w:firstColumn="1" w:lastColumn="0" w:noHBand="0" w:noVBand="1"/>
      </w:tblPr>
      <w:tblGrid>
        <w:gridCol w:w="1017"/>
        <w:gridCol w:w="1194"/>
        <w:gridCol w:w="1310"/>
        <w:gridCol w:w="2056"/>
        <w:gridCol w:w="1385"/>
        <w:gridCol w:w="1336"/>
        <w:gridCol w:w="2030"/>
      </w:tblGrid>
      <w:tr w:rsidR="006525D0" w:rsidRPr="006525D0" w14:paraId="1A915412" w14:textId="77777777" w:rsidTr="004F6A39">
        <w:trPr>
          <w:trHeight w:val="274"/>
        </w:trPr>
        <w:tc>
          <w:tcPr>
            <w:tcW w:w="492" w:type="pct"/>
            <w:tcBorders>
              <w:top w:val="single" w:sz="4" w:space="0" w:color="auto"/>
              <w:left w:val="nil"/>
              <w:bottom w:val="single" w:sz="4" w:space="0" w:color="auto"/>
              <w:right w:val="nil"/>
            </w:tcBorders>
            <w:shd w:val="clear" w:color="auto" w:fill="auto"/>
            <w:noWrap/>
            <w:vAlign w:val="bottom"/>
            <w:hideMark/>
          </w:tcPr>
          <w:bookmarkEnd w:id="460"/>
          <w:p w14:paraId="4AA93F9B" w14:textId="77777777" w:rsidR="006525D0" w:rsidRPr="006525D0" w:rsidRDefault="006525D0" w:rsidP="006525D0">
            <w:pPr>
              <w:spacing w:after="0" w:line="240" w:lineRule="auto"/>
              <w:jc w:val="center"/>
              <w:rPr>
                <w:rFonts w:ascii="Times New Roman" w:eastAsia="Times New Roman" w:hAnsi="Times New Roman" w:cs="Times New Roman"/>
                <w:b/>
                <w:bCs/>
                <w:color w:val="000000"/>
                <w:sz w:val="16"/>
                <w:szCs w:val="16"/>
              </w:rPr>
            </w:pPr>
            <w:r w:rsidRPr="006525D0">
              <w:rPr>
                <w:rFonts w:ascii="Times New Roman" w:eastAsia="Times New Roman" w:hAnsi="Times New Roman" w:cs="Times New Roman"/>
                <w:b/>
                <w:bCs/>
                <w:color w:val="000000"/>
                <w:sz w:val="16"/>
                <w:szCs w:val="16"/>
              </w:rPr>
              <w:t>Sample ID</w:t>
            </w:r>
          </w:p>
        </w:tc>
        <w:tc>
          <w:tcPr>
            <w:tcW w:w="578" w:type="pct"/>
            <w:tcBorders>
              <w:top w:val="single" w:sz="4" w:space="0" w:color="auto"/>
              <w:left w:val="nil"/>
              <w:bottom w:val="single" w:sz="4" w:space="0" w:color="auto"/>
              <w:right w:val="nil"/>
            </w:tcBorders>
            <w:shd w:val="clear" w:color="auto" w:fill="auto"/>
            <w:noWrap/>
            <w:vAlign w:val="bottom"/>
            <w:hideMark/>
          </w:tcPr>
          <w:p w14:paraId="59F9FB91" w14:textId="77777777" w:rsidR="006525D0" w:rsidRPr="006525D0" w:rsidRDefault="006525D0" w:rsidP="006525D0">
            <w:pPr>
              <w:spacing w:after="0" w:line="240" w:lineRule="auto"/>
              <w:jc w:val="center"/>
              <w:rPr>
                <w:rFonts w:ascii="Times New Roman" w:eastAsia="Times New Roman" w:hAnsi="Times New Roman" w:cs="Times New Roman"/>
                <w:b/>
                <w:bCs/>
                <w:color w:val="000000"/>
                <w:sz w:val="16"/>
                <w:szCs w:val="16"/>
              </w:rPr>
            </w:pPr>
            <w:r w:rsidRPr="006525D0">
              <w:rPr>
                <w:rFonts w:ascii="Times New Roman" w:eastAsia="Times New Roman" w:hAnsi="Times New Roman" w:cs="Times New Roman"/>
                <w:b/>
                <w:bCs/>
                <w:color w:val="000000"/>
                <w:sz w:val="16"/>
                <w:szCs w:val="16"/>
              </w:rPr>
              <w:t>Order</w:t>
            </w:r>
          </w:p>
        </w:tc>
        <w:tc>
          <w:tcPr>
            <w:tcW w:w="634" w:type="pct"/>
            <w:tcBorders>
              <w:top w:val="single" w:sz="4" w:space="0" w:color="auto"/>
              <w:left w:val="nil"/>
              <w:bottom w:val="single" w:sz="4" w:space="0" w:color="auto"/>
              <w:right w:val="nil"/>
            </w:tcBorders>
            <w:shd w:val="clear" w:color="auto" w:fill="auto"/>
            <w:noWrap/>
            <w:vAlign w:val="bottom"/>
            <w:hideMark/>
          </w:tcPr>
          <w:p w14:paraId="6634D6D8" w14:textId="77777777" w:rsidR="006525D0" w:rsidRPr="006525D0" w:rsidRDefault="006525D0" w:rsidP="006525D0">
            <w:pPr>
              <w:spacing w:after="0" w:line="240" w:lineRule="auto"/>
              <w:jc w:val="center"/>
              <w:rPr>
                <w:rFonts w:ascii="Times New Roman" w:eastAsia="Times New Roman" w:hAnsi="Times New Roman" w:cs="Times New Roman"/>
                <w:b/>
                <w:bCs/>
                <w:color w:val="000000"/>
                <w:sz w:val="16"/>
                <w:szCs w:val="16"/>
              </w:rPr>
            </w:pPr>
            <w:r w:rsidRPr="006525D0">
              <w:rPr>
                <w:rFonts w:ascii="Times New Roman" w:eastAsia="Times New Roman" w:hAnsi="Times New Roman" w:cs="Times New Roman"/>
                <w:b/>
                <w:bCs/>
                <w:color w:val="000000"/>
                <w:sz w:val="16"/>
                <w:szCs w:val="16"/>
              </w:rPr>
              <w:t>Family</w:t>
            </w:r>
          </w:p>
        </w:tc>
        <w:tc>
          <w:tcPr>
            <w:tcW w:w="995" w:type="pct"/>
            <w:tcBorders>
              <w:top w:val="single" w:sz="4" w:space="0" w:color="auto"/>
              <w:left w:val="nil"/>
              <w:bottom w:val="single" w:sz="4" w:space="0" w:color="auto"/>
              <w:right w:val="nil"/>
            </w:tcBorders>
            <w:shd w:val="clear" w:color="auto" w:fill="auto"/>
            <w:noWrap/>
            <w:vAlign w:val="bottom"/>
            <w:hideMark/>
          </w:tcPr>
          <w:p w14:paraId="14230F43" w14:textId="77777777" w:rsidR="006525D0" w:rsidRPr="006525D0" w:rsidRDefault="006525D0" w:rsidP="006525D0">
            <w:pPr>
              <w:spacing w:after="0" w:line="240" w:lineRule="auto"/>
              <w:jc w:val="center"/>
              <w:rPr>
                <w:rFonts w:ascii="Times New Roman" w:eastAsia="Times New Roman" w:hAnsi="Times New Roman" w:cs="Times New Roman"/>
                <w:b/>
                <w:bCs/>
                <w:color w:val="000000"/>
                <w:sz w:val="16"/>
                <w:szCs w:val="16"/>
              </w:rPr>
            </w:pPr>
            <w:proofErr w:type="spellStart"/>
            <w:r w:rsidRPr="006525D0">
              <w:rPr>
                <w:rFonts w:ascii="Times New Roman" w:eastAsia="Times New Roman" w:hAnsi="Times New Roman" w:cs="Times New Roman"/>
                <w:b/>
                <w:bCs/>
                <w:color w:val="000000"/>
                <w:sz w:val="16"/>
                <w:szCs w:val="16"/>
              </w:rPr>
              <w:t>taxon_name</w:t>
            </w:r>
            <w:proofErr w:type="spellEnd"/>
          </w:p>
        </w:tc>
        <w:tc>
          <w:tcPr>
            <w:tcW w:w="671" w:type="pct"/>
            <w:tcBorders>
              <w:top w:val="single" w:sz="4" w:space="0" w:color="auto"/>
              <w:left w:val="nil"/>
              <w:bottom w:val="single" w:sz="4" w:space="0" w:color="auto"/>
              <w:right w:val="nil"/>
            </w:tcBorders>
            <w:shd w:val="clear" w:color="auto" w:fill="auto"/>
            <w:noWrap/>
            <w:vAlign w:val="bottom"/>
            <w:hideMark/>
          </w:tcPr>
          <w:p w14:paraId="200D3B4F" w14:textId="77777777" w:rsidR="006525D0" w:rsidRPr="006525D0" w:rsidRDefault="006525D0" w:rsidP="006525D0">
            <w:pPr>
              <w:spacing w:after="0" w:line="240" w:lineRule="auto"/>
              <w:jc w:val="center"/>
              <w:rPr>
                <w:rFonts w:ascii="Times New Roman" w:eastAsia="Times New Roman" w:hAnsi="Times New Roman" w:cs="Times New Roman"/>
                <w:b/>
                <w:bCs/>
                <w:color w:val="000000"/>
                <w:sz w:val="16"/>
                <w:szCs w:val="16"/>
              </w:rPr>
            </w:pPr>
            <w:r w:rsidRPr="006525D0">
              <w:rPr>
                <w:rFonts w:ascii="Times New Roman" w:eastAsia="Times New Roman" w:hAnsi="Times New Roman" w:cs="Times New Roman"/>
                <w:b/>
                <w:bCs/>
                <w:color w:val="000000"/>
                <w:sz w:val="16"/>
                <w:szCs w:val="16"/>
              </w:rPr>
              <w:t>NEON Locations</w:t>
            </w:r>
          </w:p>
        </w:tc>
        <w:tc>
          <w:tcPr>
            <w:tcW w:w="647" w:type="pct"/>
            <w:tcBorders>
              <w:top w:val="single" w:sz="4" w:space="0" w:color="auto"/>
              <w:left w:val="nil"/>
              <w:bottom w:val="single" w:sz="4" w:space="0" w:color="auto"/>
              <w:right w:val="nil"/>
            </w:tcBorders>
            <w:shd w:val="clear" w:color="auto" w:fill="auto"/>
            <w:noWrap/>
            <w:vAlign w:val="bottom"/>
            <w:hideMark/>
          </w:tcPr>
          <w:p w14:paraId="36A9017E" w14:textId="77777777" w:rsidR="006525D0" w:rsidRPr="006525D0" w:rsidRDefault="006525D0" w:rsidP="006525D0">
            <w:pPr>
              <w:spacing w:after="0" w:line="240" w:lineRule="auto"/>
              <w:jc w:val="center"/>
              <w:rPr>
                <w:rFonts w:ascii="Times New Roman" w:eastAsia="Times New Roman" w:hAnsi="Times New Roman" w:cs="Times New Roman"/>
                <w:b/>
                <w:bCs/>
                <w:color w:val="000000"/>
                <w:sz w:val="16"/>
                <w:szCs w:val="16"/>
              </w:rPr>
            </w:pPr>
            <w:r w:rsidRPr="006525D0">
              <w:rPr>
                <w:rFonts w:ascii="Times New Roman" w:eastAsia="Times New Roman" w:hAnsi="Times New Roman" w:cs="Times New Roman"/>
                <w:b/>
                <w:bCs/>
                <w:color w:val="000000"/>
                <w:sz w:val="16"/>
                <w:szCs w:val="16"/>
              </w:rPr>
              <w:t>Genera</w:t>
            </w:r>
          </w:p>
        </w:tc>
        <w:tc>
          <w:tcPr>
            <w:tcW w:w="983" w:type="pct"/>
            <w:tcBorders>
              <w:top w:val="single" w:sz="4" w:space="0" w:color="auto"/>
              <w:left w:val="nil"/>
              <w:bottom w:val="single" w:sz="4" w:space="0" w:color="auto"/>
              <w:right w:val="nil"/>
            </w:tcBorders>
            <w:shd w:val="clear" w:color="auto" w:fill="auto"/>
            <w:noWrap/>
            <w:vAlign w:val="bottom"/>
            <w:hideMark/>
          </w:tcPr>
          <w:p w14:paraId="0CAB16AB" w14:textId="77777777" w:rsidR="006525D0" w:rsidRPr="006525D0" w:rsidRDefault="006525D0" w:rsidP="006525D0">
            <w:pPr>
              <w:spacing w:after="0" w:line="240" w:lineRule="auto"/>
              <w:jc w:val="center"/>
              <w:rPr>
                <w:rFonts w:ascii="Times New Roman" w:eastAsia="Times New Roman" w:hAnsi="Times New Roman" w:cs="Times New Roman"/>
                <w:b/>
                <w:bCs/>
                <w:color w:val="000000"/>
                <w:sz w:val="16"/>
                <w:szCs w:val="16"/>
              </w:rPr>
            </w:pPr>
            <w:r w:rsidRPr="006525D0">
              <w:rPr>
                <w:rFonts w:ascii="Times New Roman" w:eastAsia="Times New Roman" w:hAnsi="Times New Roman" w:cs="Times New Roman"/>
                <w:b/>
                <w:bCs/>
                <w:color w:val="000000"/>
                <w:sz w:val="16"/>
                <w:szCs w:val="16"/>
              </w:rPr>
              <w:t>Functional Feeding Group</w:t>
            </w:r>
          </w:p>
        </w:tc>
      </w:tr>
      <w:tr w:rsidR="006525D0" w:rsidRPr="006525D0" w14:paraId="37B936DE" w14:textId="77777777" w:rsidTr="004F6A39">
        <w:trPr>
          <w:trHeight w:val="274"/>
        </w:trPr>
        <w:tc>
          <w:tcPr>
            <w:tcW w:w="492" w:type="pct"/>
            <w:tcBorders>
              <w:top w:val="single" w:sz="4" w:space="0" w:color="auto"/>
              <w:left w:val="nil"/>
              <w:bottom w:val="nil"/>
              <w:right w:val="nil"/>
            </w:tcBorders>
            <w:shd w:val="clear" w:color="auto" w:fill="auto"/>
            <w:noWrap/>
            <w:vAlign w:val="bottom"/>
            <w:hideMark/>
          </w:tcPr>
          <w:p w14:paraId="545307FC"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LEWI-A1</w:t>
            </w:r>
          </w:p>
        </w:tc>
        <w:tc>
          <w:tcPr>
            <w:tcW w:w="578" w:type="pct"/>
            <w:tcBorders>
              <w:top w:val="single" w:sz="4" w:space="0" w:color="auto"/>
              <w:left w:val="nil"/>
              <w:bottom w:val="nil"/>
              <w:right w:val="nil"/>
            </w:tcBorders>
            <w:shd w:val="clear" w:color="auto" w:fill="auto"/>
            <w:noWrap/>
            <w:vAlign w:val="bottom"/>
            <w:hideMark/>
          </w:tcPr>
          <w:p w14:paraId="10663966"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Diptera</w:t>
            </w:r>
          </w:p>
        </w:tc>
        <w:tc>
          <w:tcPr>
            <w:tcW w:w="634" w:type="pct"/>
            <w:tcBorders>
              <w:top w:val="single" w:sz="4" w:space="0" w:color="auto"/>
              <w:left w:val="nil"/>
              <w:bottom w:val="nil"/>
              <w:right w:val="nil"/>
            </w:tcBorders>
            <w:shd w:val="clear" w:color="auto" w:fill="auto"/>
            <w:noWrap/>
            <w:vAlign w:val="bottom"/>
            <w:hideMark/>
          </w:tcPr>
          <w:p w14:paraId="3CB4B24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Ceratopogonidae</w:t>
            </w:r>
          </w:p>
        </w:tc>
        <w:tc>
          <w:tcPr>
            <w:tcW w:w="995" w:type="pct"/>
            <w:tcBorders>
              <w:top w:val="single" w:sz="4" w:space="0" w:color="auto"/>
              <w:left w:val="nil"/>
              <w:bottom w:val="nil"/>
              <w:right w:val="nil"/>
            </w:tcBorders>
            <w:shd w:val="clear" w:color="auto" w:fill="auto"/>
            <w:noWrap/>
            <w:vAlign w:val="bottom"/>
            <w:hideMark/>
          </w:tcPr>
          <w:p w14:paraId="7B283EC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Ceratopogoninae</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single" w:sz="4" w:space="0" w:color="auto"/>
              <w:left w:val="nil"/>
              <w:bottom w:val="nil"/>
              <w:right w:val="nil"/>
            </w:tcBorders>
            <w:shd w:val="clear" w:color="auto" w:fill="auto"/>
            <w:noWrap/>
            <w:vAlign w:val="bottom"/>
            <w:hideMark/>
          </w:tcPr>
          <w:p w14:paraId="51FD7B90"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LEWI</w:t>
            </w:r>
          </w:p>
        </w:tc>
        <w:tc>
          <w:tcPr>
            <w:tcW w:w="647" w:type="pct"/>
            <w:tcBorders>
              <w:top w:val="single" w:sz="4" w:space="0" w:color="auto"/>
              <w:left w:val="nil"/>
              <w:bottom w:val="nil"/>
              <w:right w:val="nil"/>
            </w:tcBorders>
            <w:shd w:val="clear" w:color="auto" w:fill="auto"/>
            <w:noWrap/>
            <w:vAlign w:val="bottom"/>
            <w:hideMark/>
          </w:tcPr>
          <w:p w14:paraId="047A155D"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r w:rsidRPr="006525D0">
              <w:rPr>
                <w:rFonts w:ascii="Times New Roman" w:eastAsia="Times New Roman" w:hAnsi="Times New Roman" w:cs="Times New Roman"/>
                <w:i/>
                <w:iCs/>
                <w:color w:val="000000"/>
                <w:sz w:val="16"/>
                <w:szCs w:val="16"/>
              </w:rPr>
              <w:t>NA</w:t>
            </w:r>
          </w:p>
        </w:tc>
        <w:tc>
          <w:tcPr>
            <w:tcW w:w="983" w:type="pct"/>
            <w:tcBorders>
              <w:top w:val="single" w:sz="4" w:space="0" w:color="auto"/>
              <w:left w:val="nil"/>
              <w:bottom w:val="nil"/>
              <w:right w:val="nil"/>
            </w:tcBorders>
            <w:shd w:val="clear" w:color="auto" w:fill="auto"/>
            <w:noWrap/>
            <w:vAlign w:val="bottom"/>
            <w:hideMark/>
          </w:tcPr>
          <w:p w14:paraId="5A92404A"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Predators</w:t>
            </w:r>
          </w:p>
        </w:tc>
      </w:tr>
      <w:tr w:rsidR="006525D0" w:rsidRPr="006525D0" w14:paraId="62FD6C65" w14:textId="77777777" w:rsidTr="004F6A39">
        <w:trPr>
          <w:trHeight w:val="274"/>
        </w:trPr>
        <w:tc>
          <w:tcPr>
            <w:tcW w:w="492" w:type="pct"/>
            <w:tcBorders>
              <w:top w:val="nil"/>
              <w:left w:val="nil"/>
              <w:bottom w:val="nil"/>
              <w:right w:val="nil"/>
            </w:tcBorders>
            <w:shd w:val="clear" w:color="auto" w:fill="auto"/>
            <w:noWrap/>
            <w:vAlign w:val="bottom"/>
            <w:hideMark/>
          </w:tcPr>
          <w:p w14:paraId="577AB046"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LEWI-A2</w:t>
            </w:r>
          </w:p>
        </w:tc>
        <w:tc>
          <w:tcPr>
            <w:tcW w:w="578" w:type="pct"/>
            <w:tcBorders>
              <w:top w:val="nil"/>
              <w:left w:val="nil"/>
              <w:bottom w:val="nil"/>
              <w:right w:val="nil"/>
            </w:tcBorders>
            <w:shd w:val="clear" w:color="auto" w:fill="auto"/>
            <w:noWrap/>
            <w:vAlign w:val="bottom"/>
            <w:hideMark/>
          </w:tcPr>
          <w:p w14:paraId="18C94E2A"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Diptera</w:t>
            </w:r>
          </w:p>
        </w:tc>
        <w:tc>
          <w:tcPr>
            <w:tcW w:w="634" w:type="pct"/>
            <w:tcBorders>
              <w:top w:val="nil"/>
              <w:left w:val="nil"/>
              <w:bottom w:val="nil"/>
              <w:right w:val="nil"/>
            </w:tcBorders>
            <w:shd w:val="clear" w:color="auto" w:fill="auto"/>
            <w:noWrap/>
            <w:vAlign w:val="bottom"/>
            <w:hideMark/>
          </w:tcPr>
          <w:p w14:paraId="7DC867D6"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Tabanidae</w:t>
            </w:r>
            <w:proofErr w:type="spellEnd"/>
          </w:p>
        </w:tc>
        <w:tc>
          <w:tcPr>
            <w:tcW w:w="995" w:type="pct"/>
            <w:tcBorders>
              <w:top w:val="nil"/>
              <w:left w:val="nil"/>
              <w:bottom w:val="nil"/>
              <w:right w:val="nil"/>
            </w:tcBorders>
            <w:shd w:val="clear" w:color="auto" w:fill="auto"/>
            <w:noWrap/>
            <w:vAlign w:val="bottom"/>
            <w:hideMark/>
          </w:tcPr>
          <w:p w14:paraId="0C4480F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Tabanidae</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3B155AA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LEWI</w:t>
            </w:r>
          </w:p>
        </w:tc>
        <w:tc>
          <w:tcPr>
            <w:tcW w:w="647" w:type="pct"/>
            <w:tcBorders>
              <w:top w:val="nil"/>
              <w:left w:val="nil"/>
              <w:bottom w:val="nil"/>
              <w:right w:val="nil"/>
            </w:tcBorders>
            <w:shd w:val="clear" w:color="auto" w:fill="auto"/>
            <w:noWrap/>
            <w:vAlign w:val="bottom"/>
            <w:hideMark/>
          </w:tcPr>
          <w:p w14:paraId="3D4486D9"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r w:rsidRPr="006525D0">
              <w:rPr>
                <w:rFonts w:ascii="Times New Roman" w:eastAsia="Times New Roman" w:hAnsi="Times New Roman" w:cs="Times New Roman"/>
                <w:i/>
                <w:iCs/>
                <w:color w:val="000000"/>
                <w:sz w:val="16"/>
                <w:szCs w:val="16"/>
              </w:rPr>
              <w:t>NA</w:t>
            </w:r>
          </w:p>
        </w:tc>
        <w:tc>
          <w:tcPr>
            <w:tcW w:w="983" w:type="pct"/>
            <w:tcBorders>
              <w:top w:val="nil"/>
              <w:left w:val="nil"/>
              <w:bottom w:val="nil"/>
              <w:right w:val="nil"/>
            </w:tcBorders>
            <w:shd w:val="clear" w:color="auto" w:fill="auto"/>
            <w:noWrap/>
            <w:vAlign w:val="bottom"/>
            <w:hideMark/>
          </w:tcPr>
          <w:p w14:paraId="08F6112C"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Predators</w:t>
            </w:r>
          </w:p>
        </w:tc>
      </w:tr>
      <w:tr w:rsidR="006525D0" w:rsidRPr="006525D0" w14:paraId="65B09142" w14:textId="77777777" w:rsidTr="004F6A39">
        <w:trPr>
          <w:trHeight w:val="274"/>
        </w:trPr>
        <w:tc>
          <w:tcPr>
            <w:tcW w:w="492" w:type="pct"/>
            <w:tcBorders>
              <w:top w:val="nil"/>
              <w:left w:val="nil"/>
              <w:bottom w:val="nil"/>
              <w:right w:val="nil"/>
            </w:tcBorders>
            <w:shd w:val="clear" w:color="auto" w:fill="auto"/>
            <w:noWrap/>
            <w:vAlign w:val="bottom"/>
            <w:hideMark/>
          </w:tcPr>
          <w:p w14:paraId="2F344D5D"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MCRA-A11</w:t>
            </w:r>
          </w:p>
        </w:tc>
        <w:tc>
          <w:tcPr>
            <w:tcW w:w="578" w:type="pct"/>
            <w:tcBorders>
              <w:top w:val="nil"/>
              <w:left w:val="nil"/>
              <w:bottom w:val="nil"/>
              <w:right w:val="nil"/>
            </w:tcBorders>
            <w:shd w:val="clear" w:color="auto" w:fill="auto"/>
            <w:noWrap/>
            <w:vAlign w:val="bottom"/>
            <w:hideMark/>
          </w:tcPr>
          <w:p w14:paraId="0488A721"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Ephemeroptera</w:t>
            </w:r>
          </w:p>
        </w:tc>
        <w:tc>
          <w:tcPr>
            <w:tcW w:w="634" w:type="pct"/>
            <w:tcBorders>
              <w:top w:val="nil"/>
              <w:left w:val="nil"/>
              <w:bottom w:val="nil"/>
              <w:right w:val="nil"/>
            </w:tcBorders>
            <w:shd w:val="clear" w:color="auto" w:fill="auto"/>
            <w:noWrap/>
            <w:vAlign w:val="bottom"/>
            <w:hideMark/>
          </w:tcPr>
          <w:p w14:paraId="09805543"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Heptageniidae</w:t>
            </w:r>
            <w:proofErr w:type="spellEnd"/>
          </w:p>
        </w:tc>
        <w:tc>
          <w:tcPr>
            <w:tcW w:w="995" w:type="pct"/>
            <w:tcBorders>
              <w:top w:val="nil"/>
              <w:left w:val="nil"/>
              <w:bottom w:val="nil"/>
              <w:right w:val="nil"/>
            </w:tcBorders>
            <w:shd w:val="clear" w:color="auto" w:fill="auto"/>
            <w:noWrap/>
            <w:vAlign w:val="bottom"/>
            <w:hideMark/>
          </w:tcPr>
          <w:p w14:paraId="1B53AEA1"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Epeorus</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745F0E4F"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MCRA</w:t>
            </w:r>
          </w:p>
        </w:tc>
        <w:tc>
          <w:tcPr>
            <w:tcW w:w="647" w:type="pct"/>
            <w:tcBorders>
              <w:top w:val="nil"/>
              <w:left w:val="nil"/>
              <w:bottom w:val="nil"/>
              <w:right w:val="nil"/>
            </w:tcBorders>
            <w:shd w:val="clear" w:color="auto" w:fill="auto"/>
            <w:noWrap/>
            <w:vAlign w:val="bottom"/>
            <w:hideMark/>
          </w:tcPr>
          <w:p w14:paraId="7DB4D2E6"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Epeorus</w:t>
            </w:r>
            <w:proofErr w:type="spellEnd"/>
          </w:p>
        </w:tc>
        <w:tc>
          <w:tcPr>
            <w:tcW w:w="983" w:type="pct"/>
            <w:tcBorders>
              <w:top w:val="nil"/>
              <w:left w:val="nil"/>
              <w:bottom w:val="nil"/>
              <w:right w:val="nil"/>
            </w:tcBorders>
            <w:shd w:val="clear" w:color="auto" w:fill="auto"/>
            <w:noWrap/>
            <w:vAlign w:val="bottom"/>
            <w:hideMark/>
          </w:tcPr>
          <w:p w14:paraId="1D0BB87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Scrapers</w:t>
            </w:r>
          </w:p>
        </w:tc>
      </w:tr>
      <w:tr w:rsidR="006525D0" w:rsidRPr="006525D0" w14:paraId="68A5DB31" w14:textId="77777777" w:rsidTr="004F6A39">
        <w:trPr>
          <w:trHeight w:val="274"/>
        </w:trPr>
        <w:tc>
          <w:tcPr>
            <w:tcW w:w="492" w:type="pct"/>
            <w:tcBorders>
              <w:top w:val="nil"/>
              <w:left w:val="nil"/>
              <w:bottom w:val="nil"/>
              <w:right w:val="nil"/>
            </w:tcBorders>
            <w:shd w:val="clear" w:color="auto" w:fill="auto"/>
            <w:noWrap/>
            <w:vAlign w:val="bottom"/>
            <w:hideMark/>
          </w:tcPr>
          <w:p w14:paraId="41C17D9F"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MCRA-A12</w:t>
            </w:r>
          </w:p>
        </w:tc>
        <w:tc>
          <w:tcPr>
            <w:tcW w:w="578" w:type="pct"/>
            <w:tcBorders>
              <w:top w:val="nil"/>
              <w:left w:val="nil"/>
              <w:bottom w:val="nil"/>
              <w:right w:val="nil"/>
            </w:tcBorders>
            <w:shd w:val="clear" w:color="auto" w:fill="auto"/>
            <w:noWrap/>
            <w:vAlign w:val="bottom"/>
            <w:hideMark/>
          </w:tcPr>
          <w:p w14:paraId="36FD2523"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Plecoptera</w:t>
            </w:r>
          </w:p>
        </w:tc>
        <w:tc>
          <w:tcPr>
            <w:tcW w:w="634" w:type="pct"/>
            <w:tcBorders>
              <w:top w:val="nil"/>
              <w:left w:val="nil"/>
              <w:bottom w:val="nil"/>
              <w:right w:val="nil"/>
            </w:tcBorders>
            <w:shd w:val="clear" w:color="auto" w:fill="auto"/>
            <w:noWrap/>
            <w:vAlign w:val="bottom"/>
            <w:hideMark/>
          </w:tcPr>
          <w:p w14:paraId="28868A8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Perlidae</w:t>
            </w:r>
            <w:proofErr w:type="spellEnd"/>
          </w:p>
        </w:tc>
        <w:tc>
          <w:tcPr>
            <w:tcW w:w="995" w:type="pct"/>
            <w:tcBorders>
              <w:top w:val="nil"/>
              <w:left w:val="nil"/>
              <w:bottom w:val="nil"/>
              <w:right w:val="nil"/>
            </w:tcBorders>
            <w:shd w:val="clear" w:color="auto" w:fill="auto"/>
            <w:noWrap/>
            <w:vAlign w:val="bottom"/>
            <w:hideMark/>
          </w:tcPr>
          <w:p w14:paraId="4C7D3C93"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Perlidae</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7B89C3F1"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MCRA</w:t>
            </w:r>
          </w:p>
        </w:tc>
        <w:tc>
          <w:tcPr>
            <w:tcW w:w="647" w:type="pct"/>
            <w:tcBorders>
              <w:top w:val="nil"/>
              <w:left w:val="nil"/>
              <w:bottom w:val="nil"/>
              <w:right w:val="nil"/>
            </w:tcBorders>
            <w:shd w:val="clear" w:color="auto" w:fill="auto"/>
            <w:noWrap/>
            <w:vAlign w:val="bottom"/>
            <w:hideMark/>
          </w:tcPr>
          <w:p w14:paraId="6F2EEE02"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r w:rsidRPr="006525D0">
              <w:rPr>
                <w:rFonts w:ascii="Times New Roman" w:eastAsia="Times New Roman" w:hAnsi="Times New Roman" w:cs="Times New Roman"/>
                <w:i/>
                <w:iCs/>
                <w:color w:val="000000"/>
                <w:sz w:val="16"/>
                <w:szCs w:val="16"/>
              </w:rPr>
              <w:t>NA</w:t>
            </w:r>
          </w:p>
        </w:tc>
        <w:tc>
          <w:tcPr>
            <w:tcW w:w="983" w:type="pct"/>
            <w:tcBorders>
              <w:top w:val="nil"/>
              <w:left w:val="nil"/>
              <w:bottom w:val="nil"/>
              <w:right w:val="nil"/>
            </w:tcBorders>
            <w:shd w:val="clear" w:color="auto" w:fill="auto"/>
            <w:noWrap/>
            <w:vAlign w:val="bottom"/>
            <w:hideMark/>
          </w:tcPr>
          <w:p w14:paraId="766DAD7F"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Predators</w:t>
            </w:r>
          </w:p>
        </w:tc>
      </w:tr>
      <w:tr w:rsidR="006525D0" w:rsidRPr="006525D0" w14:paraId="18ACCD03" w14:textId="77777777" w:rsidTr="004F6A39">
        <w:trPr>
          <w:trHeight w:val="274"/>
        </w:trPr>
        <w:tc>
          <w:tcPr>
            <w:tcW w:w="492" w:type="pct"/>
            <w:tcBorders>
              <w:top w:val="nil"/>
              <w:left w:val="nil"/>
              <w:bottom w:val="nil"/>
              <w:right w:val="nil"/>
            </w:tcBorders>
            <w:shd w:val="clear" w:color="auto" w:fill="auto"/>
            <w:noWrap/>
            <w:vAlign w:val="bottom"/>
            <w:hideMark/>
          </w:tcPr>
          <w:p w14:paraId="3DD6E2F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MCRA-A13</w:t>
            </w:r>
          </w:p>
        </w:tc>
        <w:tc>
          <w:tcPr>
            <w:tcW w:w="578" w:type="pct"/>
            <w:tcBorders>
              <w:top w:val="nil"/>
              <w:left w:val="nil"/>
              <w:bottom w:val="nil"/>
              <w:right w:val="nil"/>
            </w:tcBorders>
            <w:shd w:val="clear" w:color="auto" w:fill="auto"/>
            <w:noWrap/>
            <w:vAlign w:val="bottom"/>
            <w:hideMark/>
          </w:tcPr>
          <w:p w14:paraId="77CDAA04"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Trichoptera</w:t>
            </w:r>
          </w:p>
        </w:tc>
        <w:tc>
          <w:tcPr>
            <w:tcW w:w="634" w:type="pct"/>
            <w:tcBorders>
              <w:top w:val="nil"/>
              <w:left w:val="nil"/>
              <w:bottom w:val="nil"/>
              <w:right w:val="nil"/>
            </w:tcBorders>
            <w:shd w:val="clear" w:color="auto" w:fill="auto"/>
            <w:noWrap/>
            <w:vAlign w:val="bottom"/>
            <w:hideMark/>
          </w:tcPr>
          <w:p w14:paraId="28005391"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Hydropsychidae</w:t>
            </w:r>
            <w:proofErr w:type="spellEnd"/>
          </w:p>
        </w:tc>
        <w:tc>
          <w:tcPr>
            <w:tcW w:w="995" w:type="pct"/>
            <w:tcBorders>
              <w:top w:val="nil"/>
              <w:left w:val="nil"/>
              <w:bottom w:val="nil"/>
              <w:right w:val="nil"/>
            </w:tcBorders>
            <w:shd w:val="clear" w:color="auto" w:fill="auto"/>
            <w:noWrap/>
            <w:vAlign w:val="bottom"/>
            <w:hideMark/>
          </w:tcPr>
          <w:p w14:paraId="2F929BBF"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Arctopsychinae</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266DBF76"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MCRA</w:t>
            </w:r>
          </w:p>
        </w:tc>
        <w:tc>
          <w:tcPr>
            <w:tcW w:w="647" w:type="pct"/>
            <w:tcBorders>
              <w:top w:val="nil"/>
              <w:left w:val="nil"/>
              <w:bottom w:val="nil"/>
              <w:right w:val="nil"/>
            </w:tcBorders>
            <w:shd w:val="clear" w:color="auto" w:fill="auto"/>
            <w:noWrap/>
            <w:vAlign w:val="bottom"/>
            <w:hideMark/>
          </w:tcPr>
          <w:p w14:paraId="5B56D9DF"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r w:rsidRPr="006525D0">
              <w:rPr>
                <w:rFonts w:ascii="Times New Roman" w:eastAsia="Times New Roman" w:hAnsi="Times New Roman" w:cs="Times New Roman"/>
                <w:i/>
                <w:iCs/>
                <w:color w:val="000000"/>
                <w:sz w:val="16"/>
                <w:szCs w:val="16"/>
              </w:rPr>
              <w:t>NA</w:t>
            </w:r>
          </w:p>
        </w:tc>
        <w:tc>
          <w:tcPr>
            <w:tcW w:w="983" w:type="pct"/>
            <w:tcBorders>
              <w:top w:val="nil"/>
              <w:left w:val="nil"/>
              <w:bottom w:val="nil"/>
              <w:right w:val="nil"/>
            </w:tcBorders>
            <w:shd w:val="clear" w:color="auto" w:fill="auto"/>
            <w:noWrap/>
            <w:vAlign w:val="bottom"/>
            <w:hideMark/>
          </w:tcPr>
          <w:p w14:paraId="2DF12F3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Filtering collectors</w:t>
            </w:r>
          </w:p>
        </w:tc>
      </w:tr>
      <w:tr w:rsidR="006525D0" w:rsidRPr="006525D0" w14:paraId="164EDB8C" w14:textId="77777777" w:rsidTr="004F6A39">
        <w:trPr>
          <w:trHeight w:val="274"/>
        </w:trPr>
        <w:tc>
          <w:tcPr>
            <w:tcW w:w="492" w:type="pct"/>
            <w:tcBorders>
              <w:top w:val="nil"/>
              <w:left w:val="nil"/>
              <w:bottom w:val="nil"/>
              <w:right w:val="nil"/>
            </w:tcBorders>
            <w:shd w:val="clear" w:color="auto" w:fill="auto"/>
            <w:noWrap/>
            <w:vAlign w:val="bottom"/>
            <w:hideMark/>
          </w:tcPr>
          <w:p w14:paraId="3841ADE1"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MCRA-A15</w:t>
            </w:r>
          </w:p>
        </w:tc>
        <w:tc>
          <w:tcPr>
            <w:tcW w:w="578" w:type="pct"/>
            <w:tcBorders>
              <w:top w:val="nil"/>
              <w:left w:val="nil"/>
              <w:bottom w:val="nil"/>
              <w:right w:val="nil"/>
            </w:tcBorders>
            <w:shd w:val="clear" w:color="auto" w:fill="auto"/>
            <w:noWrap/>
            <w:vAlign w:val="bottom"/>
            <w:hideMark/>
          </w:tcPr>
          <w:p w14:paraId="4AB856A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Ephemeroptera</w:t>
            </w:r>
          </w:p>
        </w:tc>
        <w:tc>
          <w:tcPr>
            <w:tcW w:w="634" w:type="pct"/>
            <w:tcBorders>
              <w:top w:val="nil"/>
              <w:left w:val="nil"/>
              <w:bottom w:val="nil"/>
              <w:right w:val="nil"/>
            </w:tcBorders>
            <w:shd w:val="clear" w:color="auto" w:fill="auto"/>
            <w:noWrap/>
            <w:vAlign w:val="bottom"/>
            <w:hideMark/>
          </w:tcPr>
          <w:p w14:paraId="1CE0E3D7"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Ameletidae</w:t>
            </w:r>
            <w:proofErr w:type="spellEnd"/>
          </w:p>
        </w:tc>
        <w:tc>
          <w:tcPr>
            <w:tcW w:w="995" w:type="pct"/>
            <w:tcBorders>
              <w:top w:val="nil"/>
              <w:left w:val="nil"/>
              <w:bottom w:val="nil"/>
              <w:right w:val="nil"/>
            </w:tcBorders>
            <w:shd w:val="clear" w:color="auto" w:fill="auto"/>
            <w:noWrap/>
            <w:vAlign w:val="bottom"/>
            <w:hideMark/>
          </w:tcPr>
          <w:p w14:paraId="7A91782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Ameletus</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39BB9A8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MCRA</w:t>
            </w:r>
          </w:p>
        </w:tc>
        <w:tc>
          <w:tcPr>
            <w:tcW w:w="647" w:type="pct"/>
            <w:tcBorders>
              <w:top w:val="nil"/>
              <w:left w:val="nil"/>
              <w:bottom w:val="nil"/>
              <w:right w:val="nil"/>
            </w:tcBorders>
            <w:shd w:val="clear" w:color="auto" w:fill="auto"/>
            <w:noWrap/>
            <w:vAlign w:val="bottom"/>
            <w:hideMark/>
          </w:tcPr>
          <w:p w14:paraId="6D251585"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Ameletus</w:t>
            </w:r>
            <w:proofErr w:type="spellEnd"/>
          </w:p>
        </w:tc>
        <w:tc>
          <w:tcPr>
            <w:tcW w:w="983" w:type="pct"/>
            <w:tcBorders>
              <w:top w:val="nil"/>
              <w:left w:val="nil"/>
              <w:bottom w:val="nil"/>
              <w:right w:val="nil"/>
            </w:tcBorders>
            <w:shd w:val="clear" w:color="auto" w:fill="auto"/>
            <w:noWrap/>
            <w:vAlign w:val="bottom"/>
            <w:hideMark/>
          </w:tcPr>
          <w:p w14:paraId="42B78AA6"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Gathering collectors</w:t>
            </w:r>
          </w:p>
        </w:tc>
      </w:tr>
      <w:tr w:rsidR="006525D0" w:rsidRPr="006525D0" w14:paraId="31EAFB8E" w14:textId="77777777" w:rsidTr="004F6A39">
        <w:trPr>
          <w:trHeight w:val="274"/>
        </w:trPr>
        <w:tc>
          <w:tcPr>
            <w:tcW w:w="492" w:type="pct"/>
            <w:tcBorders>
              <w:top w:val="nil"/>
              <w:left w:val="nil"/>
              <w:bottom w:val="nil"/>
              <w:right w:val="nil"/>
            </w:tcBorders>
            <w:shd w:val="clear" w:color="auto" w:fill="auto"/>
            <w:noWrap/>
            <w:vAlign w:val="bottom"/>
            <w:hideMark/>
          </w:tcPr>
          <w:p w14:paraId="6A494A2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BLUE-A21</w:t>
            </w:r>
          </w:p>
        </w:tc>
        <w:tc>
          <w:tcPr>
            <w:tcW w:w="578" w:type="pct"/>
            <w:tcBorders>
              <w:top w:val="nil"/>
              <w:left w:val="nil"/>
              <w:bottom w:val="nil"/>
              <w:right w:val="nil"/>
            </w:tcBorders>
            <w:shd w:val="clear" w:color="auto" w:fill="auto"/>
            <w:noWrap/>
            <w:vAlign w:val="bottom"/>
            <w:hideMark/>
          </w:tcPr>
          <w:p w14:paraId="18AE67CD"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Diptera</w:t>
            </w:r>
          </w:p>
        </w:tc>
        <w:tc>
          <w:tcPr>
            <w:tcW w:w="634" w:type="pct"/>
            <w:tcBorders>
              <w:top w:val="nil"/>
              <w:left w:val="nil"/>
              <w:bottom w:val="nil"/>
              <w:right w:val="nil"/>
            </w:tcBorders>
            <w:shd w:val="clear" w:color="auto" w:fill="auto"/>
            <w:noWrap/>
            <w:vAlign w:val="bottom"/>
            <w:hideMark/>
          </w:tcPr>
          <w:p w14:paraId="75D0EEB3"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Chironomidae</w:t>
            </w:r>
          </w:p>
        </w:tc>
        <w:tc>
          <w:tcPr>
            <w:tcW w:w="995" w:type="pct"/>
            <w:tcBorders>
              <w:top w:val="nil"/>
              <w:left w:val="nil"/>
              <w:bottom w:val="nil"/>
              <w:right w:val="nil"/>
            </w:tcBorders>
            <w:shd w:val="clear" w:color="auto" w:fill="auto"/>
            <w:noWrap/>
            <w:vAlign w:val="bottom"/>
            <w:hideMark/>
          </w:tcPr>
          <w:p w14:paraId="6B6230F3"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Chironomini</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30FCD81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BLUE</w:t>
            </w:r>
          </w:p>
        </w:tc>
        <w:tc>
          <w:tcPr>
            <w:tcW w:w="647" w:type="pct"/>
            <w:tcBorders>
              <w:top w:val="nil"/>
              <w:left w:val="nil"/>
              <w:bottom w:val="nil"/>
              <w:right w:val="nil"/>
            </w:tcBorders>
            <w:shd w:val="clear" w:color="auto" w:fill="auto"/>
            <w:noWrap/>
            <w:vAlign w:val="bottom"/>
            <w:hideMark/>
          </w:tcPr>
          <w:p w14:paraId="6EFA7691"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r w:rsidRPr="006525D0">
              <w:rPr>
                <w:rFonts w:ascii="Times New Roman" w:eastAsia="Times New Roman" w:hAnsi="Times New Roman" w:cs="Times New Roman"/>
                <w:i/>
                <w:iCs/>
                <w:color w:val="000000"/>
                <w:sz w:val="16"/>
                <w:szCs w:val="16"/>
              </w:rPr>
              <w:t>NA</w:t>
            </w:r>
          </w:p>
        </w:tc>
        <w:tc>
          <w:tcPr>
            <w:tcW w:w="983" w:type="pct"/>
            <w:tcBorders>
              <w:top w:val="nil"/>
              <w:left w:val="nil"/>
              <w:bottom w:val="nil"/>
              <w:right w:val="nil"/>
            </w:tcBorders>
            <w:shd w:val="clear" w:color="auto" w:fill="auto"/>
            <w:noWrap/>
            <w:vAlign w:val="bottom"/>
            <w:hideMark/>
          </w:tcPr>
          <w:p w14:paraId="19A389D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Filtering collectors</w:t>
            </w:r>
          </w:p>
        </w:tc>
      </w:tr>
      <w:tr w:rsidR="006525D0" w:rsidRPr="006525D0" w14:paraId="0EE3A683" w14:textId="77777777" w:rsidTr="004F6A39">
        <w:trPr>
          <w:trHeight w:val="274"/>
        </w:trPr>
        <w:tc>
          <w:tcPr>
            <w:tcW w:w="492" w:type="pct"/>
            <w:tcBorders>
              <w:top w:val="nil"/>
              <w:left w:val="nil"/>
              <w:bottom w:val="nil"/>
              <w:right w:val="nil"/>
            </w:tcBorders>
            <w:shd w:val="clear" w:color="auto" w:fill="auto"/>
            <w:noWrap/>
            <w:vAlign w:val="bottom"/>
            <w:hideMark/>
          </w:tcPr>
          <w:p w14:paraId="1EC14E41"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BLUE-A22</w:t>
            </w:r>
          </w:p>
        </w:tc>
        <w:tc>
          <w:tcPr>
            <w:tcW w:w="578" w:type="pct"/>
            <w:tcBorders>
              <w:top w:val="nil"/>
              <w:left w:val="nil"/>
              <w:bottom w:val="nil"/>
              <w:right w:val="nil"/>
            </w:tcBorders>
            <w:shd w:val="clear" w:color="auto" w:fill="auto"/>
            <w:noWrap/>
            <w:vAlign w:val="bottom"/>
            <w:hideMark/>
          </w:tcPr>
          <w:p w14:paraId="78E3DB04"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Coleoptera</w:t>
            </w:r>
          </w:p>
        </w:tc>
        <w:tc>
          <w:tcPr>
            <w:tcW w:w="634" w:type="pct"/>
            <w:tcBorders>
              <w:top w:val="nil"/>
              <w:left w:val="nil"/>
              <w:bottom w:val="nil"/>
              <w:right w:val="nil"/>
            </w:tcBorders>
            <w:shd w:val="clear" w:color="auto" w:fill="auto"/>
            <w:noWrap/>
            <w:vAlign w:val="bottom"/>
            <w:hideMark/>
          </w:tcPr>
          <w:p w14:paraId="58562CA0"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Elmidae</w:t>
            </w:r>
            <w:proofErr w:type="spellEnd"/>
          </w:p>
        </w:tc>
        <w:tc>
          <w:tcPr>
            <w:tcW w:w="995" w:type="pct"/>
            <w:tcBorders>
              <w:top w:val="nil"/>
              <w:left w:val="nil"/>
              <w:bottom w:val="nil"/>
              <w:right w:val="nil"/>
            </w:tcBorders>
            <w:shd w:val="clear" w:color="auto" w:fill="auto"/>
            <w:noWrap/>
            <w:vAlign w:val="bottom"/>
            <w:hideMark/>
          </w:tcPr>
          <w:p w14:paraId="7CFADFD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Stenelmis</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3F6A6CFC"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BLUE</w:t>
            </w:r>
          </w:p>
        </w:tc>
        <w:tc>
          <w:tcPr>
            <w:tcW w:w="647" w:type="pct"/>
            <w:tcBorders>
              <w:top w:val="nil"/>
              <w:left w:val="nil"/>
              <w:bottom w:val="nil"/>
              <w:right w:val="nil"/>
            </w:tcBorders>
            <w:shd w:val="clear" w:color="auto" w:fill="auto"/>
            <w:noWrap/>
            <w:vAlign w:val="bottom"/>
            <w:hideMark/>
          </w:tcPr>
          <w:p w14:paraId="70E3E1C6"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Stenelmis</w:t>
            </w:r>
            <w:proofErr w:type="spellEnd"/>
          </w:p>
        </w:tc>
        <w:tc>
          <w:tcPr>
            <w:tcW w:w="983" w:type="pct"/>
            <w:tcBorders>
              <w:top w:val="nil"/>
              <w:left w:val="nil"/>
              <w:bottom w:val="nil"/>
              <w:right w:val="nil"/>
            </w:tcBorders>
            <w:shd w:val="clear" w:color="auto" w:fill="auto"/>
            <w:noWrap/>
            <w:vAlign w:val="bottom"/>
            <w:hideMark/>
          </w:tcPr>
          <w:p w14:paraId="71596E26"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Gathering collectors</w:t>
            </w:r>
          </w:p>
        </w:tc>
      </w:tr>
      <w:tr w:rsidR="006525D0" w:rsidRPr="006525D0" w14:paraId="6B78D6A5" w14:textId="77777777" w:rsidTr="004F6A39">
        <w:trPr>
          <w:trHeight w:val="274"/>
        </w:trPr>
        <w:tc>
          <w:tcPr>
            <w:tcW w:w="492" w:type="pct"/>
            <w:tcBorders>
              <w:top w:val="nil"/>
              <w:left w:val="nil"/>
              <w:bottom w:val="nil"/>
              <w:right w:val="nil"/>
            </w:tcBorders>
            <w:shd w:val="clear" w:color="auto" w:fill="auto"/>
            <w:noWrap/>
            <w:vAlign w:val="bottom"/>
            <w:hideMark/>
          </w:tcPr>
          <w:p w14:paraId="4E77A90F"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BLUE-A23</w:t>
            </w:r>
          </w:p>
        </w:tc>
        <w:tc>
          <w:tcPr>
            <w:tcW w:w="578" w:type="pct"/>
            <w:tcBorders>
              <w:top w:val="nil"/>
              <w:left w:val="nil"/>
              <w:bottom w:val="nil"/>
              <w:right w:val="nil"/>
            </w:tcBorders>
            <w:shd w:val="clear" w:color="auto" w:fill="auto"/>
            <w:noWrap/>
            <w:vAlign w:val="bottom"/>
            <w:hideMark/>
          </w:tcPr>
          <w:p w14:paraId="5F9D8A80"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Ephemeroptera</w:t>
            </w:r>
          </w:p>
        </w:tc>
        <w:tc>
          <w:tcPr>
            <w:tcW w:w="634" w:type="pct"/>
            <w:tcBorders>
              <w:top w:val="nil"/>
              <w:left w:val="nil"/>
              <w:bottom w:val="nil"/>
              <w:right w:val="nil"/>
            </w:tcBorders>
            <w:shd w:val="clear" w:color="auto" w:fill="auto"/>
            <w:noWrap/>
            <w:vAlign w:val="bottom"/>
            <w:hideMark/>
          </w:tcPr>
          <w:p w14:paraId="39D7397A"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Ephemeridae</w:t>
            </w:r>
          </w:p>
        </w:tc>
        <w:tc>
          <w:tcPr>
            <w:tcW w:w="995" w:type="pct"/>
            <w:tcBorders>
              <w:top w:val="nil"/>
              <w:left w:val="nil"/>
              <w:bottom w:val="nil"/>
              <w:right w:val="nil"/>
            </w:tcBorders>
            <w:shd w:val="clear" w:color="auto" w:fill="auto"/>
            <w:noWrap/>
            <w:vAlign w:val="bottom"/>
            <w:hideMark/>
          </w:tcPr>
          <w:p w14:paraId="10C4C32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Ephemera sp.</w:t>
            </w:r>
          </w:p>
        </w:tc>
        <w:tc>
          <w:tcPr>
            <w:tcW w:w="671" w:type="pct"/>
            <w:tcBorders>
              <w:top w:val="nil"/>
              <w:left w:val="nil"/>
              <w:bottom w:val="nil"/>
              <w:right w:val="nil"/>
            </w:tcBorders>
            <w:shd w:val="clear" w:color="auto" w:fill="auto"/>
            <w:noWrap/>
            <w:vAlign w:val="bottom"/>
            <w:hideMark/>
          </w:tcPr>
          <w:p w14:paraId="677F941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BLUE</w:t>
            </w:r>
          </w:p>
        </w:tc>
        <w:tc>
          <w:tcPr>
            <w:tcW w:w="647" w:type="pct"/>
            <w:tcBorders>
              <w:top w:val="nil"/>
              <w:left w:val="nil"/>
              <w:bottom w:val="nil"/>
              <w:right w:val="nil"/>
            </w:tcBorders>
            <w:shd w:val="clear" w:color="auto" w:fill="auto"/>
            <w:noWrap/>
            <w:vAlign w:val="bottom"/>
            <w:hideMark/>
          </w:tcPr>
          <w:p w14:paraId="24615043"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r w:rsidRPr="006525D0">
              <w:rPr>
                <w:rFonts w:ascii="Times New Roman" w:eastAsia="Times New Roman" w:hAnsi="Times New Roman" w:cs="Times New Roman"/>
                <w:i/>
                <w:iCs/>
                <w:color w:val="000000"/>
                <w:sz w:val="16"/>
                <w:szCs w:val="16"/>
              </w:rPr>
              <w:t>Ephemera</w:t>
            </w:r>
          </w:p>
        </w:tc>
        <w:tc>
          <w:tcPr>
            <w:tcW w:w="983" w:type="pct"/>
            <w:tcBorders>
              <w:top w:val="nil"/>
              <w:left w:val="nil"/>
              <w:bottom w:val="nil"/>
              <w:right w:val="nil"/>
            </w:tcBorders>
            <w:shd w:val="clear" w:color="auto" w:fill="auto"/>
            <w:noWrap/>
            <w:vAlign w:val="bottom"/>
            <w:hideMark/>
          </w:tcPr>
          <w:p w14:paraId="4450D143"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Scrapers</w:t>
            </w:r>
          </w:p>
        </w:tc>
      </w:tr>
      <w:tr w:rsidR="006525D0" w:rsidRPr="006525D0" w14:paraId="2E1569C0" w14:textId="77777777" w:rsidTr="004F6A39">
        <w:trPr>
          <w:trHeight w:val="274"/>
        </w:trPr>
        <w:tc>
          <w:tcPr>
            <w:tcW w:w="492" w:type="pct"/>
            <w:tcBorders>
              <w:top w:val="nil"/>
              <w:left w:val="nil"/>
              <w:bottom w:val="nil"/>
              <w:right w:val="nil"/>
            </w:tcBorders>
            <w:shd w:val="clear" w:color="auto" w:fill="auto"/>
            <w:noWrap/>
            <w:vAlign w:val="bottom"/>
            <w:hideMark/>
          </w:tcPr>
          <w:p w14:paraId="15CF79F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BLUE-A24</w:t>
            </w:r>
          </w:p>
        </w:tc>
        <w:tc>
          <w:tcPr>
            <w:tcW w:w="578" w:type="pct"/>
            <w:tcBorders>
              <w:top w:val="nil"/>
              <w:left w:val="nil"/>
              <w:bottom w:val="nil"/>
              <w:right w:val="nil"/>
            </w:tcBorders>
            <w:shd w:val="clear" w:color="auto" w:fill="auto"/>
            <w:noWrap/>
            <w:vAlign w:val="bottom"/>
            <w:hideMark/>
          </w:tcPr>
          <w:p w14:paraId="5385F21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Ephemeroptera</w:t>
            </w:r>
          </w:p>
        </w:tc>
        <w:tc>
          <w:tcPr>
            <w:tcW w:w="634" w:type="pct"/>
            <w:tcBorders>
              <w:top w:val="nil"/>
              <w:left w:val="nil"/>
              <w:bottom w:val="nil"/>
              <w:right w:val="nil"/>
            </w:tcBorders>
            <w:shd w:val="clear" w:color="auto" w:fill="auto"/>
            <w:noWrap/>
            <w:vAlign w:val="bottom"/>
            <w:hideMark/>
          </w:tcPr>
          <w:p w14:paraId="54A5002C"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Heptageniidae</w:t>
            </w:r>
            <w:proofErr w:type="spellEnd"/>
          </w:p>
        </w:tc>
        <w:tc>
          <w:tcPr>
            <w:tcW w:w="995" w:type="pct"/>
            <w:tcBorders>
              <w:top w:val="nil"/>
              <w:left w:val="nil"/>
              <w:bottom w:val="nil"/>
              <w:right w:val="nil"/>
            </w:tcBorders>
            <w:shd w:val="clear" w:color="auto" w:fill="auto"/>
            <w:noWrap/>
            <w:vAlign w:val="bottom"/>
            <w:hideMark/>
          </w:tcPr>
          <w:p w14:paraId="59046B14"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Leucrocuta</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198CC8F7"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BLUE</w:t>
            </w:r>
          </w:p>
        </w:tc>
        <w:tc>
          <w:tcPr>
            <w:tcW w:w="647" w:type="pct"/>
            <w:tcBorders>
              <w:top w:val="nil"/>
              <w:left w:val="nil"/>
              <w:bottom w:val="nil"/>
              <w:right w:val="nil"/>
            </w:tcBorders>
            <w:shd w:val="clear" w:color="auto" w:fill="auto"/>
            <w:noWrap/>
            <w:vAlign w:val="bottom"/>
            <w:hideMark/>
          </w:tcPr>
          <w:p w14:paraId="49067862"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Leucrocuta</w:t>
            </w:r>
            <w:proofErr w:type="spellEnd"/>
          </w:p>
        </w:tc>
        <w:tc>
          <w:tcPr>
            <w:tcW w:w="983" w:type="pct"/>
            <w:tcBorders>
              <w:top w:val="nil"/>
              <w:left w:val="nil"/>
              <w:bottom w:val="nil"/>
              <w:right w:val="nil"/>
            </w:tcBorders>
            <w:shd w:val="clear" w:color="auto" w:fill="auto"/>
            <w:noWrap/>
            <w:vAlign w:val="bottom"/>
            <w:hideMark/>
          </w:tcPr>
          <w:p w14:paraId="18451A7A"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Scrapers</w:t>
            </w:r>
          </w:p>
        </w:tc>
      </w:tr>
      <w:tr w:rsidR="006525D0" w:rsidRPr="006525D0" w14:paraId="47C1073F" w14:textId="77777777" w:rsidTr="004F6A39">
        <w:trPr>
          <w:trHeight w:val="274"/>
        </w:trPr>
        <w:tc>
          <w:tcPr>
            <w:tcW w:w="492" w:type="pct"/>
            <w:tcBorders>
              <w:top w:val="nil"/>
              <w:left w:val="nil"/>
              <w:bottom w:val="nil"/>
              <w:right w:val="nil"/>
            </w:tcBorders>
            <w:shd w:val="clear" w:color="auto" w:fill="auto"/>
            <w:noWrap/>
            <w:vAlign w:val="bottom"/>
            <w:hideMark/>
          </w:tcPr>
          <w:p w14:paraId="0686C3C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BLUE-A25</w:t>
            </w:r>
          </w:p>
        </w:tc>
        <w:tc>
          <w:tcPr>
            <w:tcW w:w="578" w:type="pct"/>
            <w:tcBorders>
              <w:top w:val="nil"/>
              <w:left w:val="nil"/>
              <w:bottom w:val="nil"/>
              <w:right w:val="nil"/>
            </w:tcBorders>
            <w:shd w:val="clear" w:color="auto" w:fill="auto"/>
            <w:noWrap/>
            <w:vAlign w:val="bottom"/>
            <w:hideMark/>
          </w:tcPr>
          <w:p w14:paraId="7B1107F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Megaloptera</w:t>
            </w:r>
          </w:p>
        </w:tc>
        <w:tc>
          <w:tcPr>
            <w:tcW w:w="634" w:type="pct"/>
            <w:tcBorders>
              <w:top w:val="nil"/>
              <w:left w:val="nil"/>
              <w:bottom w:val="nil"/>
              <w:right w:val="nil"/>
            </w:tcBorders>
            <w:shd w:val="clear" w:color="auto" w:fill="auto"/>
            <w:noWrap/>
            <w:vAlign w:val="bottom"/>
            <w:hideMark/>
          </w:tcPr>
          <w:p w14:paraId="576AD5A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Corydalidae</w:t>
            </w:r>
            <w:proofErr w:type="spellEnd"/>
          </w:p>
        </w:tc>
        <w:tc>
          <w:tcPr>
            <w:tcW w:w="995" w:type="pct"/>
            <w:tcBorders>
              <w:top w:val="nil"/>
              <w:left w:val="nil"/>
              <w:bottom w:val="nil"/>
              <w:right w:val="nil"/>
            </w:tcBorders>
            <w:shd w:val="clear" w:color="auto" w:fill="auto"/>
            <w:noWrap/>
            <w:vAlign w:val="bottom"/>
            <w:hideMark/>
          </w:tcPr>
          <w:p w14:paraId="3892987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Corydalus</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6AF00DA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BLUE</w:t>
            </w:r>
          </w:p>
        </w:tc>
        <w:tc>
          <w:tcPr>
            <w:tcW w:w="647" w:type="pct"/>
            <w:tcBorders>
              <w:top w:val="nil"/>
              <w:left w:val="nil"/>
              <w:bottom w:val="nil"/>
              <w:right w:val="nil"/>
            </w:tcBorders>
            <w:shd w:val="clear" w:color="auto" w:fill="auto"/>
            <w:noWrap/>
            <w:vAlign w:val="bottom"/>
            <w:hideMark/>
          </w:tcPr>
          <w:p w14:paraId="1648CC9C"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Corydalus</w:t>
            </w:r>
            <w:proofErr w:type="spellEnd"/>
          </w:p>
        </w:tc>
        <w:tc>
          <w:tcPr>
            <w:tcW w:w="983" w:type="pct"/>
            <w:tcBorders>
              <w:top w:val="nil"/>
              <w:left w:val="nil"/>
              <w:bottom w:val="nil"/>
              <w:right w:val="nil"/>
            </w:tcBorders>
            <w:shd w:val="clear" w:color="auto" w:fill="auto"/>
            <w:noWrap/>
            <w:vAlign w:val="bottom"/>
            <w:hideMark/>
          </w:tcPr>
          <w:p w14:paraId="01DE49C7"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Predators</w:t>
            </w:r>
          </w:p>
        </w:tc>
      </w:tr>
      <w:tr w:rsidR="006525D0" w:rsidRPr="006525D0" w14:paraId="29DA013E" w14:textId="77777777" w:rsidTr="004F6A39">
        <w:trPr>
          <w:trHeight w:val="274"/>
        </w:trPr>
        <w:tc>
          <w:tcPr>
            <w:tcW w:w="492" w:type="pct"/>
            <w:tcBorders>
              <w:top w:val="nil"/>
              <w:left w:val="nil"/>
              <w:bottom w:val="nil"/>
              <w:right w:val="nil"/>
            </w:tcBorders>
            <w:shd w:val="clear" w:color="auto" w:fill="auto"/>
            <w:noWrap/>
            <w:vAlign w:val="bottom"/>
            <w:hideMark/>
          </w:tcPr>
          <w:p w14:paraId="533FDF51"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MCDI-A31</w:t>
            </w:r>
          </w:p>
        </w:tc>
        <w:tc>
          <w:tcPr>
            <w:tcW w:w="578" w:type="pct"/>
            <w:tcBorders>
              <w:top w:val="nil"/>
              <w:left w:val="nil"/>
              <w:bottom w:val="nil"/>
              <w:right w:val="nil"/>
            </w:tcBorders>
            <w:shd w:val="clear" w:color="auto" w:fill="auto"/>
            <w:noWrap/>
            <w:vAlign w:val="bottom"/>
            <w:hideMark/>
          </w:tcPr>
          <w:p w14:paraId="546718B1"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Diptera</w:t>
            </w:r>
          </w:p>
        </w:tc>
        <w:tc>
          <w:tcPr>
            <w:tcW w:w="634" w:type="pct"/>
            <w:tcBorders>
              <w:top w:val="nil"/>
              <w:left w:val="nil"/>
              <w:bottom w:val="nil"/>
              <w:right w:val="nil"/>
            </w:tcBorders>
            <w:shd w:val="clear" w:color="auto" w:fill="auto"/>
            <w:noWrap/>
            <w:vAlign w:val="bottom"/>
            <w:hideMark/>
          </w:tcPr>
          <w:p w14:paraId="122B183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Simuliidae</w:t>
            </w:r>
            <w:proofErr w:type="spellEnd"/>
          </w:p>
        </w:tc>
        <w:tc>
          <w:tcPr>
            <w:tcW w:w="995" w:type="pct"/>
            <w:tcBorders>
              <w:top w:val="nil"/>
              <w:left w:val="nil"/>
              <w:bottom w:val="nil"/>
              <w:right w:val="nil"/>
            </w:tcBorders>
            <w:shd w:val="clear" w:color="auto" w:fill="auto"/>
            <w:noWrap/>
            <w:vAlign w:val="bottom"/>
            <w:hideMark/>
          </w:tcPr>
          <w:p w14:paraId="1A4CCEA0"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Simulium</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0F9F7F09"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MCDI</w:t>
            </w:r>
          </w:p>
        </w:tc>
        <w:tc>
          <w:tcPr>
            <w:tcW w:w="647" w:type="pct"/>
            <w:tcBorders>
              <w:top w:val="nil"/>
              <w:left w:val="nil"/>
              <w:bottom w:val="nil"/>
              <w:right w:val="nil"/>
            </w:tcBorders>
            <w:shd w:val="clear" w:color="auto" w:fill="auto"/>
            <w:noWrap/>
            <w:vAlign w:val="bottom"/>
            <w:hideMark/>
          </w:tcPr>
          <w:p w14:paraId="74D92481"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Simulium</w:t>
            </w:r>
            <w:proofErr w:type="spellEnd"/>
          </w:p>
        </w:tc>
        <w:tc>
          <w:tcPr>
            <w:tcW w:w="983" w:type="pct"/>
            <w:tcBorders>
              <w:top w:val="nil"/>
              <w:left w:val="nil"/>
              <w:bottom w:val="nil"/>
              <w:right w:val="nil"/>
            </w:tcBorders>
            <w:shd w:val="clear" w:color="auto" w:fill="auto"/>
            <w:noWrap/>
            <w:vAlign w:val="bottom"/>
            <w:hideMark/>
          </w:tcPr>
          <w:p w14:paraId="495A577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Filtering collectors</w:t>
            </w:r>
          </w:p>
        </w:tc>
      </w:tr>
      <w:tr w:rsidR="006525D0" w:rsidRPr="006525D0" w14:paraId="38EBB9E8" w14:textId="77777777" w:rsidTr="004F6A39">
        <w:trPr>
          <w:trHeight w:val="274"/>
        </w:trPr>
        <w:tc>
          <w:tcPr>
            <w:tcW w:w="492" w:type="pct"/>
            <w:tcBorders>
              <w:top w:val="nil"/>
              <w:left w:val="nil"/>
              <w:bottom w:val="nil"/>
              <w:right w:val="nil"/>
            </w:tcBorders>
            <w:shd w:val="clear" w:color="auto" w:fill="auto"/>
            <w:noWrap/>
            <w:vAlign w:val="bottom"/>
            <w:hideMark/>
          </w:tcPr>
          <w:p w14:paraId="2B6E63EB"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MCDI-A32</w:t>
            </w:r>
          </w:p>
        </w:tc>
        <w:tc>
          <w:tcPr>
            <w:tcW w:w="578" w:type="pct"/>
            <w:tcBorders>
              <w:top w:val="nil"/>
              <w:left w:val="nil"/>
              <w:bottom w:val="nil"/>
              <w:right w:val="nil"/>
            </w:tcBorders>
            <w:shd w:val="clear" w:color="auto" w:fill="auto"/>
            <w:noWrap/>
            <w:vAlign w:val="bottom"/>
            <w:hideMark/>
          </w:tcPr>
          <w:p w14:paraId="44FBF14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Diptera</w:t>
            </w:r>
          </w:p>
        </w:tc>
        <w:tc>
          <w:tcPr>
            <w:tcW w:w="634" w:type="pct"/>
            <w:tcBorders>
              <w:top w:val="nil"/>
              <w:left w:val="nil"/>
              <w:bottom w:val="nil"/>
              <w:right w:val="nil"/>
            </w:tcBorders>
            <w:shd w:val="clear" w:color="auto" w:fill="auto"/>
            <w:noWrap/>
            <w:vAlign w:val="bottom"/>
            <w:hideMark/>
          </w:tcPr>
          <w:p w14:paraId="106438D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Tipulidae</w:t>
            </w:r>
            <w:proofErr w:type="spellEnd"/>
          </w:p>
        </w:tc>
        <w:tc>
          <w:tcPr>
            <w:tcW w:w="995" w:type="pct"/>
            <w:tcBorders>
              <w:top w:val="nil"/>
              <w:left w:val="nil"/>
              <w:bottom w:val="nil"/>
              <w:right w:val="nil"/>
            </w:tcBorders>
            <w:shd w:val="clear" w:color="auto" w:fill="auto"/>
            <w:noWrap/>
            <w:vAlign w:val="bottom"/>
            <w:hideMark/>
          </w:tcPr>
          <w:p w14:paraId="6FE64ABA"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Tipula</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70CDB69B"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MCDI</w:t>
            </w:r>
          </w:p>
        </w:tc>
        <w:tc>
          <w:tcPr>
            <w:tcW w:w="647" w:type="pct"/>
            <w:tcBorders>
              <w:top w:val="nil"/>
              <w:left w:val="nil"/>
              <w:bottom w:val="nil"/>
              <w:right w:val="nil"/>
            </w:tcBorders>
            <w:shd w:val="clear" w:color="auto" w:fill="auto"/>
            <w:noWrap/>
            <w:vAlign w:val="bottom"/>
            <w:hideMark/>
          </w:tcPr>
          <w:p w14:paraId="1EE34E06"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Tipula</w:t>
            </w:r>
            <w:proofErr w:type="spellEnd"/>
          </w:p>
        </w:tc>
        <w:tc>
          <w:tcPr>
            <w:tcW w:w="983" w:type="pct"/>
            <w:tcBorders>
              <w:top w:val="nil"/>
              <w:left w:val="nil"/>
              <w:bottom w:val="nil"/>
              <w:right w:val="nil"/>
            </w:tcBorders>
            <w:shd w:val="clear" w:color="auto" w:fill="auto"/>
            <w:noWrap/>
            <w:vAlign w:val="bottom"/>
            <w:hideMark/>
          </w:tcPr>
          <w:p w14:paraId="1134FD7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Predators</w:t>
            </w:r>
          </w:p>
        </w:tc>
      </w:tr>
      <w:tr w:rsidR="006525D0" w:rsidRPr="006525D0" w14:paraId="3B76112F" w14:textId="77777777" w:rsidTr="004F6A39">
        <w:trPr>
          <w:trHeight w:val="274"/>
        </w:trPr>
        <w:tc>
          <w:tcPr>
            <w:tcW w:w="492" w:type="pct"/>
            <w:tcBorders>
              <w:top w:val="nil"/>
              <w:left w:val="nil"/>
              <w:bottom w:val="nil"/>
              <w:right w:val="nil"/>
            </w:tcBorders>
            <w:shd w:val="clear" w:color="auto" w:fill="auto"/>
            <w:noWrap/>
            <w:vAlign w:val="bottom"/>
            <w:hideMark/>
          </w:tcPr>
          <w:p w14:paraId="4647DBA9"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MCDI-A33</w:t>
            </w:r>
          </w:p>
        </w:tc>
        <w:tc>
          <w:tcPr>
            <w:tcW w:w="578" w:type="pct"/>
            <w:tcBorders>
              <w:top w:val="nil"/>
              <w:left w:val="nil"/>
              <w:bottom w:val="nil"/>
              <w:right w:val="nil"/>
            </w:tcBorders>
            <w:shd w:val="clear" w:color="auto" w:fill="auto"/>
            <w:noWrap/>
            <w:vAlign w:val="bottom"/>
            <w:hideMark/>
          </w:tcPr>
          <w:p w14:paraId="4DC2CF31"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Ephemeroptera</w:t>
            </w:r>
          </w:p>
        </w:tc>
        <w:tc>
          <w:tcPr>
            <w:tcW w:w="634" w:type="pct"/>
            <w:tcBorders>
              <w:top w:val="nil"/>
              <w:left w:val="nil"/>
              <w:bottom w:val="nil"/>
              <w:right w:val="nil"/>
            </w:tcBorders>
            <w:shd w:val="clear" w:color="auto" w:fill="auto"/>
            <w:noWrap/>
            <w:vAlign w:val="bottom"/>
            <w:hideMark/>
          </w:tcPr>
          <w:p w14:paraId="45935AC0"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Heptageniidae</w:t>
            </w:r>
            <w:proofErr w:type="spellEnd"/>
          </w:p>
        </w:tc>
        <w:tc>
          <w:tcPr>
            <w:tcW w:w="995" w:type="pct"/>
            <w:tcBorders>
              <w:top w:val="nil"/>
              <w:left w:val="nil"/>
              <w:bottom w:val="nil"/>
              <w:right w:val="nil"/>
            </w:tcBorders>
            <w:shd w:val="clear" w:color="auto" w:fill="auto"/>
            <w:noWrap/>
            <w:vAlign w:val="bottom"/>
            <w:hideMark/>
          </w:tcPr>
          <w:p w14:paraId="410D4A5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Stenonema</w:t>
            </w:r>
            <w:proofErr w:type="spellEnd"/>
            <w:r w:rsidRPr="006525D0">
              <w:rPr>
                <w:rFonts w:ascii="Times New Roman" w:eastAsia="Times New Roman" w:hAnsi="Times New Roman" w:cs="Times New Roman"/>
                <w:color w:val="000000"/>
                <w:sz w:val="16"/>
                <w:szCs w:val="16"/>
              </w:rPr>
              <w:t xml:space="preserve"> </w:t>
            </w:r>
            <w:proofErr w:type="spellStart"/>
            <w:r w:rsidRPr="006525D0">
              <w:rPr>
                <w:rFonts w:ascii="Times New Roman" w:eastAsia="Times New Roman" w:hAnsi="Times New Roman" w:cs="Times New Roman"/>
                <w:color w:val="000000"/>
                <w:sz w:val="16"/>
                <w:szCs w:val="16"/>
              </w:rPr>
              <w:t>femoratum</w:t>
            </w:r>
            <w:proofErr w:type="spellEnd"/>
          </w:p>
        </w:tc>
        <w:tc>
          <w:tcPr>
            <w:tcW w:w="671" w:type="pct"/>
            <w:tcBorders>
              <w:top w:val="nil"/>
              <w:left w:val="nil"/>
              <w:bottom w:val="nil"/>
              <w:right w:val="nil"/>
            </w:tcBorders>
            <w:shd w:val="clear" w:color="auto" w:fill="auto"/>
            <w:noWrap/>
            <w:vAlign w:val="bottom"/>
            <w:hideMark/>
          </w:tcPr>
          <w:p w14:paraId="35E90C13"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MCDI</w:t>
            </w:r>
          </w:p>
        </w:tc>
        <w:tc>
          <w:tcPr>
            <w:tcW w:w="647" w:type="pct"/>
            <w:tcBorders>
              <w:top w:val="nil"/>
              <w:left w:val="nil"/>
              <w:bottom w:val="nil"/>
              <w:right w:val="nil"/>
            </w:tcBorders>
            <w:shd w:val="clear" w:color="auto" w:fill="auto"/>
            <w:noWrap/>
            <w:vAlign w:val="bottom"/>
            <w:hideMark/>
          </w:tcPr>
          <w:p w14:paraId="4880F80A"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Stenonema</w:t>
            </w:r>
            <w:proofErr w:type="spellEnd"/>
          </w:p>
        </w:tc>
        <w:tc>
          <w:tcPr>
            <w:tcW w:w="983" w:type="pct"/>
            <w:tcBorders>
              <w:top w:val="nil"/>
              <w:left w:val="nil"/>
              <w:bottom w:val="nil"/>
              <w:right w:val="nil"/>
            </w:tcBorders>
            <w:shd w:val="clear" w:color="auto" w:fill="auto"/>
            <w:noWrap/>
            <w:vAlign w:val="bottom"/>
            <w:hideMark/>
          </w:tcPr>
          <w:p w14:paraId="16B867E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Scrapers</w:t>
            </w:r>
          </w:p>
        </w:tc>
      </w:tr>
      <w:tr w:rsidR="006525D0" w:rsidRPr="006525D0" w14:paraId="2AC8030F" w14:textId="77777777" w:rsidTr="004F6A39">
        <w:trPr>
          <w:trHeight w:val="274"/>
        </w:trPr>
        <w:tc>
          <w:tcPr>
            <w:tcW w:w="492" w:type="pct"/>
            <w:tcBorders>
              <w:top w:val="nil"/>
              <w:left w:val="nil"/>
              <w:bottom w:val="nil"/>
              <w:right w:val="nil"/>
            </w:tcBorders>
            <w:shd w:val="clear" w:color="auto" w:fill="auto"/>
            <w:noWrap/>
            <w:vAlign w:val="bottom"/>
            <w:hideMark/>
          </w:tcPr>
          <w:p w14:paraId="3B7E07E0"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MCDI-A34</w:t>
            </w:r>
          </w:p>
        </w:tc>
        <w:tc>
          <w:tcPr>
            <w:tcW w:w="578" w:type="pct"/>
            <w:tcBorders>
              <w:top w:val="nil"/>
              <w:left w:val="nil"/>
              <w:bottom w:val="nil"/>
              <w:right w:val="nil"/>
            </w:tcBorders>
            <w:shd w:val="clear" w:color="auto" w:fill="auto"/>
            <w:noWrap/>
            <w:vAlign w:val="bottom"/>
            <w:hideMark/>
          </w:tcPr>
          <w:p w14:paraId="6D00E10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Trichoptera</w:t>
            </w:r>
          </w:p>
        </w:tc>
        <w:tc>
          <w:tcPr>
            <w:tcW w:w="634" w:type="pct"/>
            <w:tcBorders>
              <w:top w:val="nil"/>
              <w:left w:val="nil"/>
              <w:bottom w:val="nil"/>
              <w:right w:val="nil"/>
            </w:tcBorders>
            <w:shd w:val="clear" w:color="auto" w:fill="auto"/>
            <w:noWrap/>
            <w:vAlign w:val="bottom"/>
            <w:hideMark/>
          </w:tcPr>
          <w:p w14:paraId="55C4F240"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Hydropsychidae</w:t>
            </w:r>
            <w:proofErr w:type="spellEnd"/>
          </w:p>
        </w:tc>
        <w:tc>
          <w:tcPr>
            <w:tcW w:w="995" w:type="pct"/>
            <w:tcBorders>
              <w:top w:val="nil"/>
              <w:left w:val="nil"/>
              <w:bottom w:val="nil"/>
              <w:right w:val="nil"/>
            </w:tcBorders>
            <w:shd w:val="clear" w:color="auto" w:fill="auto"/>
            <w:noWrap/>
            <w:vAlign w:val="bottom"/>
            <w:hideMark/>
          </w:tcPr>
          <w:p w14:paraId="7F8E6A1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Cheumatopsyche</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1588392A"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MCDI</w:t>
            </w:r>
          </w:p>
        </w:tc>
        <w:tc>
          <w:tcPr>
            <w:tcW w:w="647" w:type="pct"/>
            <w:tcBorders>
              <w:top w:val="nil"/>
              <w:left w:val="nil"/>
              <w:bottom w:val="nil"/>
              <w:right w:val="nil"/>
            </w:tcBorders>
            <w:shd w:val="clear" w:color="auto" w:fill="auto"/>
            <w:noWrap/>
            <w:vAlign w:val="bottom"/>
            <w:hideMark/>
          </w:tcPr>
          <w:p w14:paraId="2605C738"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Cheumatopsyche</w:t>
            </w:r>
            <w:proofErr w:type="spellEnd"/>
          </w:p>
        </w:tc>
        <w:tc>
          <w:tcPr>
            <w:tcW w:w="983" w:type="pct"/>
            <w:tcBorders>
              <w:top w:val="nil"/>
              <w:left w:val="nil"/>
              <w:bottom w:val="nil"/>
              <w:right w:val="nil"/>
            </w:tcBorders>
            <w:shd w:val="clear" w:color="auto" w:fill="auto"/>
            <w:noWrap/>
            <w:vAlign w:val="bottom"/>
            <w:hideMark/>
          </w:tcPr>
          <w:p w14:paraId="46B8635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Filtering collectors</w:t>
            </w:r>
          </w:p>
        </w:tc>
      </w:tr>
      <w:tr w:rsidR="006525D0" w:rsidRPr="006525D0" w14:paraId="4A5EBC6A" w14:textId="77777777" w:rsidTr="004F6A39">
        <w:trPr>
          <w:trHeight w:val="274"/>
        </w:trPr>
        <w:tc>
          <w:tcPr>
            <w:tcW w:w="492" w:type="pct"/>
            <w:tcBorders>
              <w:top w:val="nil"/>
              <w:left w:val="nil"/>
              <w:bottom w:val="nil"/>
              <w:right w:val="nil"/>
            </w:tcBorders>
            <w:shd w:val="clear" w:color="auto" w:fill="auto"/>
            <w:noWrap/>
            <w:vAlign w:val="bottom"/>
            <w:hideMark/>
          </w:tcPr>
          <w:p w14:paraId="562A12F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MCDI-A35</w:t>
            </w:r>
          </w:p>
        </w:tc>
        <w:tc>
          <w:tcPr>
            <w:tcW w:w="578" w:type="pct"/>
            <w:tcBorders>
              <w:top w:val="nil"/>
              <w:left w:val="nil"/>
              <w:bottom w:val="nil"/>
              <w:right w:val="nil"/>
            </w:tcBorders>
            <w:shd w:val="clear" w:color="auto" w:fill="auto"/>
            <w:noWrap/>
            <w:vAlign w:val="bottom"/>
            <w:hideMark/>
          </w:tcPr>
          <w:p w14:paraId="27276B1F"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Ephemeroptera</w:t>
            </w:r>
          </w:p>
        </w:tc>
        <w:tc>
          <w:tcPr>
            <w:tcW w:w="634" w:type="pct"/>
            <w:tcBorders>
              <w:top w:val="nil"/>
              <w:left w:val="nil"/>
              <w:bottom w:val="nil"/>
              <w:right w:val="nil"/>
            </w:tcBorders>
            <w:shd w:val="clear" w:color="auto" w:fill="auto"/>
            <w:noWrap/>
            <w:vAlign w:val="bottom"/>
            <w:hideMark/>
          </w:tcPr>
          <w:p w14:paraId="2E455DBA"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Baetidae</w:t>
            </w:r>
          </w:p>
        </w:tc>
        <w:tc>
          <w:tcPr>
            <w:tcW w:w="995" w:type="pct"/>
            <w:tcBorders>
              <w:top w:val="nil"/>
              <w:left w:val="nil"/>
              <w:bottom w:val="nil"/>
              <w:right w:val="nil"/>
            </w:tcBorders>
            <w:shd w:val="clear" w:color="auto" w:fill="auto"/>
            <w:noWrap/>
            <w:vAlign w:val="bottom"/>
            <w:hideMark/>
          </w:tcPr>
          <w:p w14:paraId="36297DC4"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Fallceon</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70CA8FD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MCDI</w:t>
            </w:r>
          </w:p>
        </w:tc>
        <w:tc>
          <w:tcPr>
            <w:tcW w:w="647" w:type="pct"/>
            <w:tcBorders>
              <w:top w:val="nil"/>
              <w:left w:val="nil"/>
              <w:bottom w:val="nil"/>
              <w:right w:val="nil"/>
            </w:tcBorders>
            <w:shd w:val="clear" w:color="auto" w:fill="auto"/>
            <w:noWrap/>
            <w:vAlign w:val="bottom"/>
            <w:hideMark/>
          </w:tcPr>
          <w:p w14:paraId="25FCD119"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Fallceon</w:t>
            </w:r>
            <w:proofErr w:type="spellEnd"/>
          </w:p>
        </w:tc>
        <w:tc>
          <w:tcPr>
            <w:tcW w:w="983" w:type="pct"/>
            <w:tcBorders>
              <w:top w:val="nil"/>
              <w:left w:val="nil"/>
              <w:bottom w:val="nil"/>
              <w:right w:val="nil"/>
            </w:tcBorders>
            <w:shd w:val="clear" w:color="auto" w:fill="auto"/>
            <w:noWrap/>
            <w:vAlign w:val="bottom"/>
            <w:hideMark/>
          </w:tcPr>
          <w:p w14:paraId="6EEE6327"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Gathering collectors</w:t>
            </w:r>
          </w:p>
        </w:tc>
      </w:tr>
      <w:tr w:rsidR="006525D0" w:rsidRPr="006525D0" w14:paraId="3C41000F" w14:textId="77777777" w:rsidTr="004F6A39">
        <w:trPr>
          <w:trHeight w:val="274"/>
        </w:trPr>
        <w:tc>
          <w:tcPr>
            <w:tcW w:w="492" w:type="pct"/>
            <w:tcBorders>
              <w:top w:val="nil"/>
              <w:left w:val="nil"/>
              <w:bottom w:val="nil"/>
              <w:right w:val="nil"/>
            </w:tcBorders>
            <w:shd w:val="clear" w:color="auto" w:fill="auto"/>
            <w:noWrap/>
            <w:vAlign w:val="bottom"/>
            <w:hideMark/>
          </w:tcPr>
          <w:p w14:paraId="2F6F020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HOPB-A41</w:t>
            </w:r>
          </w:p>
        </w:tc>
        <w:tc>
          <w:tcPr>
            <w:tcW w:w="578" w:type="pct"/>
            <w:tcBorders>
              <w:top w:val="nil"/>
              <w:left w:val="nil"/>
              <w:bottom w:val="nil"/>
              <w:right w:val="nil"/>
            </w:tcBorders>
            <w:shd w:val="clear" w:color="auto" w:fill="auto"/>
            <w:noWrap/>
            <w:vAlign w:val="bottom"/>
            <w:hideMark/>
          </w:tcPr>
          <w:p w14:paraId="50AE9AD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Trichoptera</w:t>
            </w:r>
          </w:p>
        </w:tc>
        <w:tc>
          <w:tcPr>
            <w:tcW w:w="634" w:type="pct"/>
            <w:tcBorders>
              <w:top w:val="nil"/>
              <w:left w:val="nil"/>
              <w:bottom w:val="nil"/>
              <w:right w:val="nil"/>
            </w:tcBorders>
            <w:shd w:val="clear" w:color="auto" w:fill="auto"/>
            <w:noWrap/>
            <w:vAlign w:val="bottom"/>
            <w:hideMark/>
          </w:tcPr>
          <w:p w14:paraId="557810F0"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Hydropsychidae</w:t>
            </w:r>
            <w:proofErr w:type="spellEnd"/>
          </w:p>
        </w:tc>
        <w:tc>
          <w:tcPr>
            <w:tcW w:w="995" w:type="pct"/>
            <w:tcBorders>
              <w:top w:val="nil"/>
              <w:left w:val="nil"/>
              <w:bottom w:val="nil"/>
              <w:right w:val="nil"/>
            </w:tcBorders>
            <w:shd w:val="clear" w:color="auto" w:fill="auto"/>
            <w:noWrap/>
            <w:vAlign w:val="bottom"/>
            <w:hideMark/>
          </w:tcPr>
          <w:p w14:paraId="7A2E9C4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Cheumatopsyche</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692F435C"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HOPB</w:t>
            </w:r>
          </w:p>
        </w:tc>
        <w:tc>
          <w:tcPr>
            <w:tcW w:w="647" w:type="pct"/>
            <w:tcBorders>
              <w:top w:val="nil"/>
              <w:left w:val="nil"/>
              <w:bottom w:val="nil"/>
              <w:right w:val="nil"/>
            </w:tcBorders>
            <w:shd w:val="clear" w:color="auto" w:fill="auto"/>
            <w:noWrap/>
            <w:vAlign w:val="bottom"/>
            <w:hideMark/>
          </w:tcPr>
          <w:p w14:paraId="55381755"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Cheumatopsyche</w:t>
            </w:r>
            <w:proofErr w:type="spellEnd"/>
          </w:p>
        </w:tc>
        <w:tc>
          <w:tcPr>
            <w:tcW w:w="983" w:type="pct"/>
            <w:tcBorders>
              <w:top w:val="nil"/>
              <w:left w:val="nil"/>
              <w:bottom w:val="nil"/>
              <w:right w:val="nil"/>
            </w:tcBorders>
            <w:shd w:val="clear" w:color="auto" w:fill="auto"/>
            <w:noWrap/>
            <w:vAlign w:val="bottom"/>
            <w:hideMark/>
          </w:tcPr>
          <w:p w14:paraId="63E3FBD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Filtering collectors</w:t>
            </w:r>
          </w:p>
        </w:tc>
      </w:tr>
      <w:tr w:rsidR="006525D0" w:rsidRPr="006525D0" w14:paraId="438FF238" w14:textId="77777777" w:rsidTr="004F6A39">
        <w:trPr>
          <w:trHeight w:val="274"/>
        </w:trPr>
        <w:tc>
          <w:tcPr>
            <w:tcW w:w="492" w:type="pct"/>
            <w:tcBorders>
              <w:top w:val="nil"/>
              <w:left w:val="nil"/>
              <w:bottom w:val="nil"/>
              <w:right w:val="nil"/>
            </w:tcBorders>
            <w:shd w:val="clear" w:color="auto" w:fill="auto"/>
            <w:noWrap/>
            <w:vAlign w:val="bottom"/>
            <w:hideMark/>
          </w:tcPr>
          <w:p w14:paraId="24AC0596"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HOPB-A42</w:t>
            </w:r>
          </w:p>
        </w:tc>
        <w:tc>
          <w:tcPr>
            <w:tcW w:w="578" w:type="pct"/>
            <w:tcBorders>
              <w:top w:val="nil"/>
              <w:left w:val="nil"/>
              <w:bottom w:val="nil"/>
              <w:right w:val="nil"/>
            </w:tcBorders>
            <w:shd w:val="clear" w:color="auto" w:fill="auto"/>
            <w:noWrap/>
            <w:vAlign w:val="bottom"/>
            <w:hideMark/>
          </w:tcPr>
          <w:p w14:paraId="765EFF90"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Trichoptera</w:t>
            </w:r>
          </w:p>
        </w:tc>
        <w:tc>
          <w:tcPr>
            <w:tcW w:w="634" w:type="pct"/>
            <w:tcBorders>
              <w:top w:val="nil"/>
              <w:left w:val="nil"/>
              <w:bottom w:val="nil"/>
              <w:right w:val="nil"/>
            </w:tcBorders>
            <w:shd w:val="clear" w:color="auto" w:fill="auto"/>
            <w:noWrap/>
            <w:vAlign w:val="bottom"/>
            <w:hideMark/>
          </w:tcPr>
          <w:p w14:paraId="357F40BB"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Glossosomatidae</w:t>
            </w:r>
            <w:proofErr w:type="spellEnd"/>
          </w:p>
        </w:tc>
        <w:tc>
          <w:tcPr>
            <w:tcW w:w="995" w:type="pct"/>
            <w:tcBorders>
              <w:top w:val="nil"/>
              <w:left w:val="nil"/>
              <w:bottom w:val="nil"/>
              <w:right w:val="nil"/>
            </w:tcBorders>
            <w:shd w:val="clear" w:color="auto" w:fill="auto"/>
            <w:noWrap/>
            <w:vAlign w:val="bottom"/>
            <w:hideMark/>
          </w:tcPr>
          <w:p w14:paraId="6DE324D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Glossosoma</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3E0A37CF"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HOPB</w:t>
            </w:r>
          </w:p>
        </w:tc>
        <w:tc>
          <w:tcPr>
            <w:tcW w:w="647" w:type="pct"/>
            <w:tcBorders>
              <w:top w:val="nil"/>
              <w:left w:val="nil"/>
              <w:bottom w:val="nil"/>
              <w:right w:val="nil"/>
            </w:tcBorders>
            <w:shd w:val="clear" w:color="auto" w:fill="auto"/>
            <w:noWrap/>
            <w:vAlign w:val="bottom"/>
            <w:hideMark/>
          </w:tcPr>
          <w:p w14:paraId="290BCE0D"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Glossosoma</w:t>
            </w:r>
            <w:proofErr w:type="spellEnd"/>
          </w:p>
        </w:tc>
        <w:tc>
          <w:tcPr>
            <w:tcW w:w="983" w:type="pct"/>
            <w:tcBorders>
              <w:top w:val="nil"/>
              <w:left w:val="nil"/>
              <w:bottom w:val="nil"/>
              <w:right w:val="nil"/>
            </w:tcBorders>
            <w:shd w:val="clear" w:color="auto" w:fill="auto"/>
            <w:noWrap/>
            <w:vAlign w:val="bottom"/>
            <w:hideMark/>
          </w:tcPr>
          <w:p w14:paraId="44EC97FF"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Scrapers</w:t>
            </w:r>
          </w:p>
        </w:tc>
      </w:tr>
      <w:tr w:rsidR="006525D0" w:rsidRPr="006525D0" w14:paraId="1B9144B2" w14:textId="77777777" w:rsidTr="004F6A39">
        <w:trPr>
          <w:trHeight w:val="274"/>
        </w:trPr>
        <w:tc>
          <w:tcPr>
            <w:tcW w:w="492" w:type="pct"/>
            <w:tcBorders>
              <w:top w:val="nil"/>
              <w:left w:val="nil"/>
              <w:bottom w:val="nil"/>
              <w:right w:val="nil"/>
            </w:tcBorders>
            <w:shd w:val="clear" w:color="auto" w:fill="auto"/>
            <w:noWrap/>
            <w:vAlign w:val="bottom"/>
            <w:hideMark/>
          </w:tcPr>
          <w:p w14:paraId="044C2D5B"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HOPB-A43</w:t>
            </w:r>
          </w:p>
        </w:tc>
        <w:tc>
          <w:tcPr>
            <w:tcW w:w="578" w:type="pct"/>
            <w:tcBorders>
              <w:top w:val="nil"/>
              <w:left w:val="nil"/>
              <w:bottom w:val="nil"/>
              <w:right w:val="nil"/>
            </w:tcBorders>
            <w:shd w:val="clear" w:color="auto" w:fill="auto"/>
            <w:noWrap/>
            <w:vAlign w:val="bottom"/>
            <w:hideMark/>
          </w:tcPr>
          <w:p w14:paraId="7974BBD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Ephemeroptera</w:t>
            </w:r>
          </w:p>
        </w:tc>
        <w:tc>
          <w:tcPr>
            <w:tcW w:w="634" w:type="pct"/>
            <w:tcBorders>
              <w:top w:val="nil"/>
              <w:left w:val="nil"/>
              <w:bottom w:val="nil"/>
              <w:right w:val="nil"/>
            </w:tcBorders>
            <w:shd w:val="clear" w:color="auto" w:fill="auto"/>
            <w:noWrap/>
            <w:vAlign w:val="bottom"/>
            <w:hideMark/>
          </w:tcPr>
          <w:p w14:paraId="0E56573C"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Heptageniidae</w:t>
            </w:r>
            <w:proofErr w:type="spellEnd"/>
          </w:p>
        </w:tc>
        <w:tc>
          <w:tcPr>
            <w:tcW w:w="995" w:type="pct"/>
            <w:tcBorders>
              <w:top w:val="nil"/>
              <w:left w:val="nil"/>
              <w:bottom w:val="nil"/>
              <w:right w:val="nil"/>
            </w:tcBorders>
            <w:shd w:val="clear" w:color="auto" w:fill="auto"/>
            <w:noWrap/>
            <w:vAlign w:val="bottom"/>
            <w:hideMark/>
          </w:tcPr>
          <w:p w14:paraId="215D5AA9"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Maccaffertium</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156BD246"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HOPB</w:t>
            </w:r>
          </w:p>
        </w:tc>
        <w:tc>
          <w:tcPr>
            <w:tcW w:w="647" w:type="pct"/>
            <w:tcBorders>
              <w:top w:val="nil"/>
              <w:left w:val="nil"/>
              <w:bottom w:val="nil"/>
              <w:right w:val="nil"/>
            </w:tcBorders>
            <w:shd w:val="clear" w:color="auto" w:fill="auto"/>
            <w:noWrap/>
            <w:vAlign w:val="bottom"/>
            <w:hideMark/>
          </w:tcPr>
          <w:p w14:paraId="646E88D7"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Maccaffertium</w:t>
            </w:r>
            <w:proofErr w:type="spellEnd"/>
          </w:p>
        </w:tc>
        <w:tc>
          <w:tcPr>
            <w:tcW w:w="983" w:type="pct"/>
            <w:tcBorders>
              <w:top w:val="nil"/>
              <w:left w:val="nil"/>
              <w:bottom w:val="nil"/>
              <w:right w:val="nil"/>
            </w:tcBorders>
            <w:shd w:val="clear" w:color="auto" w:fill="auto"/>
            <w:noWrap/>
            <w:vAlign w:val="bottom"/>
            <w:hideMark/>
          </w:tcPr>
          <w:p w14:paraId="7F848FE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Scrapers</w:t>
            </w:r>
          </w:p>
        </w:tc>
      </w:tr>
      <w:tr w:rsidR="006525D0" w:rsidRPr="006525D0" w14:paraId="0EA96BA2" w14:textId="77777777" w:rsidTr="004F6A39">
        <w:trPr>
          <w:trHeight w:val="274"/>
        </w:trPr>
        <w:tc>
          <w:tcPr>
            <w:tcW w:w="492" w:type="pct"/>
            <w:tcBorders>
              <w:top w:val="nil"/>
              <w:left w:val="nil"/>
              <w:bottom w:val="nil"/>
              <w:right w:val="nil"/>
            </w:tcBorders>
            <w:shd w:val="clear" w:color="auto" w:fill="auto"/>
            <w:noWrap/>
            <w:vAlign w:val="bottom"/>
            <w:hideMark/>
          </w:tcPr>
          <w:p w14:paraId="2F0527EC"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HOPB-A44</w:t>
            </w:r>
          </w:p>
        </w:tc>
        <w:tc>
          <w:tcPr>
            <w:tcW w:w="578" w:type="pct"/>
            <w:tcBorders>
              <w:top w:val="nil"/>
              <w:left w:val="nil"/>
              <w:bottom w:val="nil"/>
              <w:right w:val="nil"/>
            </w:tcBorders>
            <w:shd w:val="clear" w:color="auto" w:fill="auto"/>
            <w:noWrap/>
            <w:vAlign w:val="bottom"/>
            <w:hideMark/>
          </w:tcPr>
          <w:p w14:paraId="73D9589B"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Ephemeroptera</w:t>
            </w:r>
          </w:p>
        </w:tc>
        <w:tc>
          <w:tcPr>
            <w:tcW w:w="634" w:type="pct"/>
            <w:tcBorders>
              <w:top w:val="nil"/>
              <w:left w:val="nil"/>
              <w:bottom w:val="nil"/>
              <w:right w:val="nil"/>
            </w:tcBorders>
            <w:shd w:val="clear" w:color="auto" w:fill="auto"/>
            <w:noWrap/>
            <w:vAlign w:val="bottom"/>
            <w:hideMark/>
          </w:tcPr>
          <w:p w14:paraId="74292446"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Leptophlebiidae</w:t>
            </w:r>
            <w:proofErr w:type="spellEnd"/>
          </w:p>
        </w:tc>
        <w:tc>
          <w:tcPr>
            <w:tcW w:w="995" w:type="pct"/>
            <w:tcBorders>
              <w:top w:val="nil"/>
              <w:left w:val="nil"/>
              <w:bottom w:val="nil"/>
              <w:right w:val="nil"/>
            </w:tcBorders>
            <w:shd w:val="clear" w:color="auto" w:fill="auto"/>
            <w:noWrap/>
            <w:vAlign w:val="bottom"/>
            <w:hideMark/>
          </w:tcPr>
          <w:p w14:paraId="696175E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Paraleptophlebia</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5AF53573"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HOPB</w:t>
            </w:r>
          </w:p>
        </w:tc>
        <w:tc>
          <w:tcPr>
            <w:tcW w:w="647" w:type="pct"/>
            <w:tcBorders>
              <w:top w:val="nil"/>
              <w:left w:val="nil"/>
              <w:bottom w:val="nil"/>
              <w:right w:val="nil"/>
            </w:tcBorders>
            <w:shd w:val="clear" w:color="auto" w:fill="auto"/>
            <w:noWrap/>
            <w:vAlign w:val="bottom"/>
            <w:hideMark/>
          </w:tcPr>
          <w:p w14:paraId="0C105366"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Paraleptophlebia</w:t>
            </w:r>
            <w:proofErr w:type="spellEnd"/>
          </w:p>
        </w:tc>
        <w:tc>
          <w:tcPr>
            <w:tcW w:w="983" w:type="pct"/>
            <w:tcBorders>
              <w:top w:val="nil"/>
              <w:left w:val="nil"/>
              <w:bottom w:val="nil"/>
              <w:right w:val="nil"/>
            </w:tcBorders>
            <w:shd w:val="clear" w:color="auto" w:fill="auto"/>
            <w:noWrap/>
            <w:vAlign w:val="bottom"/>
            <w:hideMark/>
          </w:tcPr>
          <w:p w14:paraId="695C22A1"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Gathering collectors</w:t>
            </w:r>
          </w:p>
        </w:tc>
      </w:tr>
      <w:tr w:rsidR="006525D0" w:rsidRPr="006525D0" w14:paraId="1BBED874" w14:textId="77777777" w:rsidTr="004F6A39">
        <w:trPr>
          <w:trHeight w:val="274"/>
        </w:trPr>
        <w:tc>
          <w:tcPr>
            <w:tcW w:w="492" w:type="pct"/>
            <w:tcBorders>
              <w:top w:val="nil"/>
              <w:left w:val="nil"/>
              <w:bottom w:val="nil"/>
              <w:right w:val="nil"/>
            </w:tcBorders>
            <w:shd w:val="clear" w:color="auto" w:fill="auto"/>
            <w:noWrap/>
            <w:vAlign w:val="bottom"/>
            <w:hideMark/>
          </w:tcPr>
          <w:p w14:paraId="1492E3F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BLDE-A51</w:t>
            </w:r>
          </w:p>
        </w:tc>
        <w:tc>
          <w:tcPr>
            <w:tcW w:w="578" w:type="pct"/>
            <w:tcBorders>
              <w:top w:val="nil"/>
              <w:left w:val="nil"/>
              <w:bottom w:val="nil"/>
              <w:right w:val="nil"/>
            </w:tcBorders>
            <w:shd w:val="clear" w:color="auto" w:fill="auto"/>
            <w:noWrap/>
            <w:vAlign w:val="bottom"/>
            <w:hideMark/>
          </w:tcPr>
          <w:p w14:paraId="62406AD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Trichoptera</w:t>
            </w:r>
          </w:p>
        </w:tc>
        <w:tc>
          <w:tcPr>
            <w:tcW w:w="634" w:type="pct"/>
            <w:tcBorders>
              <w:top w:val="nil"/>
              <w:left w:val="nil"/>
              <w:bottom w:val="nil"/>
              <w:right w:val="nil"/>
            </w:tcBorders>
            <w:shd w:val="clear" w:color="auto" w:fill="auto"/>
            <w:noWrap/>
            <w:vAlign w:val="bottom"/>
            <w:hideMark/>
          </w:tcPr>
          <w:p w14:paraId="5C4EF04D"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Brachycentridae</w:t>
            </w:r>
            <w:proofErr w:type="spellEnd"/>
          </w:p>
        </w:tc>
        <w:tc>
          <w:tcPr>
            <w:tcW w:w="995" w:type="pct"/>
            <w:tcBorders>
              <w:top w:val="nil"/>
              <w:left w:val="nil"/>
              <w:bottom w:val="nil"/>
              <w:right w:val="nil"/>
            </w:tcBorders>
            <w:shd w:val="clear" w:color="auto" w:fill="auto"/>
            <w:noWrap/>
            <w:vAlign w:val="bottom"/>
            <w:hideMark/>
          </w:tcPr>
          <w:p w14:paraId="5B65970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Micrasema</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635FFEAC"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BLDE</w:t>
            </w:r>
          </w:p>
        </w:tc>
        <w:tc>
          <w:tcPr>
            <w:tcW w:w="647" w:type="pct"/>
            <w:tcBorders>
              <w:top w:val="nil"/>
              <w:left w:val="nil"/>
              <w:bottom w:val="nil"/>
              <w:right w:val="nil"/>
            </w:tcBorders>
            <w:shd w:val="clear" w:color="auto" w:fill="auto"/>
            <w:noWrap/>
            <w:vAlign w:val="bottom"/>
            <w:hideMark/>
          </w:tcPr>
          <w:p w14:paraId="74B9F47B"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Micrasema</w:t>
            </w:r>
            <w:proofErr w:type="spellEnd"/>
          </w:p>
        </w:tc>
        <w:tc>
          <w:tcPr>
            <w:tcW w:w="983" w:type="pct"/>
            <w:tcBorders>
              <w:top w:val="nil"/>
              <w:left w:val="nil"/>
              <w:bottom w:val="nil"/>
              <w:right w:val="nil"/>
            </w:tcBorders>
            <w:shd w:val="clear" w:color="auto" w:fill="auto"/>
            <w:noWrap/>
            <w:vAlign w:val="bottom"/>
            <w:hideMark/>
          </w:tcPr>
          <w:p w14:paraId="1CE5176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Gathering collectors</w:t>
            </w:r>
          </w:p>
        </w:tc>
      </w:tr>
      <w:tr w:rsidR="006525D0" w:rsidRPr="006525D0" w14:paraId="521407B5" w14:textId="77777777" w:rsidTr="004F6A39">
        <w:trPr>
          <w:trHeight w:val="274"/>
        </w:trPr>
        <w:tc>
          <w:tcPr>
            <w:tcW w:w="492" w:type="pct"/>
            <w:tcBorders>
              <w:top w:val="nil"/>
              <w:left w:val="nil"/>
              <w:bottom w:val="nil"/>
              <w:right w:val="nil"/>
            </w:tcBorders>
            <w:shd w:val="clear" w:color="auto" w:fill="auto"/>
            <w:noWrap/>
            <w:vAlign w:val="bottom"/>
            <w:hideMark/>
          </w:tcPr>
          <w:p w14:paraId="0382A96B"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BLD3-A52</w:t>
            </w:r>
          </w:p>
        </w:tc>
        <w:tc>
          <w:tcPr>
            <w:tcW w:w="578" w:type="pct"/>
            <w:tcBorders>
              <w:top w:val="nil"/>
              <w:left w:val="nil"/>
              <w:bottom w:val="nil"/>
              <w:right w:val="nil"/>
            </w:tcBorders>
            <w:shd w:val="clear" w:color="auto" w:fill="auto"/>
            <w:noWrap/>
            <w:vAlign w:val="bottom"/>
            <w:hideMark/>
          </w:tcPr>
          <w:p w14:paraId="46AA2817"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Ephemeroptera</w:t>
            </w:r>
          </w:p>
        </w:tc>
        <w:tc>
          <w:tcPr>
            <w:tcW w:w="634" w:type="pct"/>
            <w:tcBorders>
              <w:top w:val="nil"/>
              <w:left w:val="nil"/>
              <w:bottom w:val="nil"/>
              <w:right w:val="nil"/>
            </w:tcBorders>
            <w:shd w:val="clear" w:color="auto" w:fill="auto"/>
            <w:noWrap/>
            <w:vAlign w:val="bottom"/>
            <w:hideMark/>
          </w:tcPr>
          <w:p w14:paraId="08D0D95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Baetidae</w:t>
            </w:r>
          </w:p>
        </w:tc>
        <w:tc>
          <w:tcPr>
            <w:tcW w:w="995" w:type="pct"/>
            <w:tcBorders>
              <w:top w:val="nil"/>
              <w:left w:val="nil"/>
              <w:bottom w:val="nil"/>
              <w:right w:val="nil"/>
            </w:tcBorders>
            <w:shd w:val="clear" w:color="auto" w:fill="auto"/>
            <w:noWrap/>
            <w:vAlign w:val="bottom"/>
            <w:hideMark/>
          </w:tcPr>
          <w:p w14:paraId="4F2FAAE9"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Acentrella</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72BC9C96"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BLDE</w:t>
            </w:r>
          </w:p>
        </w:tc>
        <w:tc>
          <w:tcPr>
            <w:tcW w:w="647" w:type="pct"/>
            <w:tcBorders>
              <w:top w:val="nil"/>
              <w:left w:val="nil"/>
              <w:bottom w:val="nil"/>
              <w:right w:val="nil"/>
            </w:tcBorders>
            <w:shd w:val="clear" w:color="auto" w:fill="auto"/>
            <w:noWrap/>
            <w:vAlign w:val="bottom"/>
            <w:hideMark/>
          </w:tcPr>
          <w:p w14:paraId="48D00E91"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Acentrella</w:t>
            </w:r>
            <w:proofErr w:type="spellEnd"/>
          </w:p>
        </w:tc>
        <w:tc>
          <w:tcPr>
            <w:tcW w:w="983" w:type="pct"/>
            <w:tcBorders>
              <w:top w:val="nil"/>
              <w:left w:val="nil"/>
              <w:bottom w:val="nil"/>
              <w:right w:val="nil"/>
            </w:tcBorders>
            <w:shd w:val="clear" w:color="auto" w:fill="auto"/>
            <w:noWrap/>
            <w:vAlign w:val="bottom"/>
            <w:hideMark/>
          </w:tcPr>
          <w:p w14:paraId="70CBB60D"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Gathering collectors</w:t>
            </w:r>
          </w:p>
        </w:tc>
      </w:tr>
      <w:tr w:rsidR="006525D0" w:rsidRPr="006525D0" w14:paraId="5BB9B816" w14:textId="77777777" w:rsidTr="004F6A39">
        <w:trPr>
          <w:trHeight w:val="274"/>
        </w:trPr>
        <w:tc>
          <w:tcPr>
            <w:tcW w:w="492" w:type="pct"/>
            <w:tcBorders>
              <w:top w:val="nil"/>
              <w:left w:val="nil"/>
              <w:bottom w:val="nil"/>
              <w:right w:val="nil"/>
            </w:tcBorders>
            <w:shd w:val="clear" w:color="auto" w:fill="auto"/>
            <w:noWrap/>
            <w:vAlign w:val="bottom"/>
            <w:hideMark/>
          </w:tcPr>
          <w:p w14:paraId="657895AD"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BLDE-A53</w:t>
            </w:r>
          </w:p>
        </w:tc>
        <w:tc>
          <w:tcPr>
            <w:tcW w:w="578" w:type="pct"/>
            <w:tcBorders>
              <w:top w:val="nil"/>
              <w:left w:val="nil"/>
              <w:bottom w:val="nil"/>
              <w:right w:val="nil"/>
            </w:tcBorders>
            <w:shd w:val="clear" w:color="auto" w:fill="auto"/>
            <w:noWrap/>
            <w:vAlign w:val="bottom"/>
            <w:hideMark/>
          </w:tcPr>
          <w:p w14:paraId="5E12EF67"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Diptera</w:t>
            </w:r>
          </w:p>
        </w:tc>
        <w:tc>
          <w:tcPr>
            <w:tcW w:w="634" w:type="pct"/>
            <w:tcBorders>
              <w:top w:val="nil"/>
              <w:left w:val="nil"/>
              <w:bottom w:val="nil"/>
              <w:right w:val="nil"/>
            </w:tcBorders>
            <w:shd w:val="clear" w:color="auto" w:fill="auto"/>
            <w:noWrap/>
            <w:vAlign w:val="bottom"/>
            <w:hideMark/>
          </w:tcPr>
          <w:p w14:paraId="17772F4B"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Psychodidae</w:t>
            </w:r>
            <w:proofErr w:type="spellEnd"/>
          </w:p>
        </w:tc>
        <w:tc>
          <w:tcPr>
            <w:tcW w:w="995" w:type="pct"/>
            <w:tcBorders>
              <w:top w:val="nil"/>
              <w:left w:val="nil"/>
              <w:bottom w:val="nil"/>
              <w:right w:val="nil"/>
            </w:tcBorders>
            <w:shd w:val="clear" w:color="auto" w:fill="auto"/>
            <w:noWrap/>
            <w:vAlign w:val="bottom"/>
            <w:hideMark/>
          </w:tcPr>
          <w:p w14:paraId="525E00CD"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Pericoma</w:t>
            </w:r>
            <w:proofErr w:type="spellEnd"/>
            <w:r w:rsidRPr="006525D0">
              <w:rPr>
                <w:rFonts w:ascii="Times New Roman" w:eastAsia="Times New Roman" w:hAnsi="Times New Roman" w:cs="Times New Roman"/>
                <w:color w:val="000000"/>
                <w:sz w:val="16"/>
                <w:szCs w:val="16"/>
              </w:rPr>
              <w:t>/</w:t>
            </w:r>
            <w:proofErr w:type="spellStart"/>
            <w:r w:rsidRPr="006525D0">
              <w:rPr>
                <w:rFonts w:ascii="Times New Roman" w:eastAsia="Times New Roman" w:hAnsi="Times New Roman" w:cs="Times New Roman"/>
                <w:color w:val="000000"/>
                <w:sz w:val="16"/>
                <w:szCs w:val="16"/>
              </w:rPr>
              <w:t>Telmatoscopus</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7B5186EB"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BLDE</w:t>
            </w:r>
          </w:p>
        </w:tc>
        <w:tc>
          <w:tcPr>
            <w:tcW w:w="647" w:type="pct"/>
            <w:tcBorders>
              <w:top w:val="nil"/>
              <w:left w:val="nil"/>
              <w:bottom w:val="nil"/>
              <w:right w:val="nil"/>
            </w:tcBorders>
            <w:shd w:val="clear" w:color="auto" w:fill="auto"/>
            <w:noWrap/>
            <w:vAlign w:val="bottom"/>
            <w:hideMark/>
          </w:tcPr>
          <w:p w14:paraId="01B1EC65"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Pericoma</w:t>
            </w:r>
            <w:proofErr w:type="spellEnd"/>
          </w:p>
        </w:tc>
        <w:tc>
          <w:tcPr>
            <w:tcW w:w="983" w:type="pct"/>
            <w:tcBorders>
              <w:top w:val="nil"/>
              <w:left w:val="nil"/>
              <w:bottom w:val="nil"/>
              <w:right w:val="nil"/>
            </w:tcBorders>
            <w:shd w:val="clear" w:color="auto" w:fill="auto"/>
            <w:noWrap/>
            <w:vAlign w:val="bottom"/>
            <w:hideMark/>
          </w:tcPr>
          <w:p w14:paraId="21C69E7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Gathering collectors</w:t>
            </w:r>
          </w:p>
        </w:tc>
      </w:tr>
      <w:tr w:rsidR="006525D0" w:rsidRPr="006525D0" w14:paraId="59907C58" w14:textId="77777777" w:rsidTr="004F6A39">
        <w:trPr>
          <w:trHeight w:val="274"/>
        </w:trPr>
        <w:tc>
          <w:tcPr>
            <w:tcW w:w="492" w:type="pct"/>
            <w:tcBorders>
              <w:top w:val="nil"/>
              <w:left w:val="nil"/>
              <w:bottom w:val="nil"/>
              <w:right w:val="nil"/>
            </w:tcBorders>
            <w:shd w:val="clear" w:color="auto" w:fill="auto"/>
            <w:noWrap/>
            <w:vAlign w:val="bottom"/>
            <w:hideMark/>
          </w:tcPr>
          <w:p w14:paraId="7ED7FCB4"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BLDE-A54</w:t>
            </w:r>
          </w:p>
        </w:tc>
        <w:tc>
          <w:tcPr>
            <w:tcW w:w="578" w:type="pct"/>
            <w:tcBorders>
              <w:top w:val="nil"/>
              <w:left w:val="nil"/>
              <w:bottom w:val="nil"/>
              <w:right w:val="nil"/>
            </w:tcBorders>
            <w:shd w:val="clear" w:color="auto" w:fill="auto"/>
            <w:noWrap/>
            <w:vAlign w:val="bottom"/>
            <w:hideMark/>
          </w:tcPr>
          <w:p w14:paraId="3F0687F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Plecoptera</w:t>
            </w:r>
          </w:p>
        </w:tc>
        <w:tc>
          <w:tcPr>
            <w:tcW w:w="634" w:type="pct"/>
            <w:tcBorders>
              <w:top w:val="nil"/>
              <w:left w:val="nil"/>
              <w:bottom w:val="nil"/>
              <w:right w:val="nil"/>
            </w:tcBorders>
            <w:shd w:val="clear" w:color="auto" w:fill="auto"/>
            <w:noWrap/>
            <w:vAlign w:val="bottom"/>
            <w:hideMark/>
          </w:tcPr>
          <w:p w14:paraId="789BE5D3"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Chloroperlidae</w:t>
            </w:r>
            <w:proofErr w:type="spellEnd"/>
          </w:p>
        </w:tc>
        <w:tc>
          <w:tcPr>
            <w:tcW w:w="995" w:type="pct"/>
            <w:tcBorders>
              <w:top w:val="nil"/>
              <w:left w:val="nil"/>
              <w:bottom w:val="nil"/>
              <w:right w:val="nil"/>
            </w:tcBorders>
            <w:shd w:val="clear" w:color="auto" w:fill="auto"/>
            <w:noWrap/>
            <w:vAlign w:val="bottom"/>
            <w:hideMark/>
          </w:tcPr>
          <w:p w14:paraId="0FCCC59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Sweltsa</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3DC50819"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BLDE</w:t>
            </w:r>
          </w:p>
        </w:tc>
        <w:tc>
          <w:tcPr>
            <w:tcW w:w="647" w:type="pct"/>
            <w:tcBorders>
              <w:top w:val="nil"/>
              <w:left w:val="nil"/>
              <w:bottom w:val="nil"/>
              <w:right w:val="nil"/>
            </w:tcBorders>
            <w:shd w:val="clear" w:color="auto" w:fill="auto"/>
            <w:noWrap/>
            <w:vAlign w:val="bottom"/>
            <w:hideMark/>
          </w:tcPr>
          <w:p w14:paraId="4AD4838B"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Sweltsa</w:t>
            </w:r>
            <w:proofErr w:type="spellEnd"/>
          </w:p>
        </w:tc>
        <w:tc>
          <w:tcPr>
            <w:tcW w:w="983" w:type="pct"/>
            <w:tcBorders>
              <w:top w:val="nil"/>
              <w:left w:val="nil"/>
              <w:bottom w:val="nil"/>
              <w:right w:val="nil"/>
            </w:tcBorders>
            <w:shd w:val="clear" w:color="auto" w:fill="auto"/>
            <w:noWrap/>
            <w:vAlign w:val="bottom"/>
            <w:hideMark/>
          </w:tcPr>
          <w:p w14:paraId="55C74AE1"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Predators</w:t>
            </w:r>
          </w:p>
        </w:tc>
      </w:tr>
      <w:tr w:rsidR="006525D0" w:rsidRPr="006525D0" w14:paraId="63C3D325" w14:textId="77777777" w:rsidTr="004F6A39">
        <w:trPr>
          <w:trHeight w:val="274"/>
        </w:trPr>
        <w:tc>
          <w:tcPr>
            <w:tcW w:w="492" w:type="pct"/>
            <w:tcBorders>
              <w:top w:val="nil"/>
              <w:left w:val="nil"/>
              <w:bottom w:val="nil"/>
              <w:right w:val="nil"/>
            </w:tcBorders>
            <w:shd w:val="clear" w:color="auto" w:fill="auto"/>
            <w:noWrap/>
            <w:vAlign w:val="bottom"/>
            <w:hideMark/>
          </w:tcPr>
          <w:p w14:paraId="16FF174F"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LECO-A61</w:t>
            </w:r>
          </w:p>
        </w:tc>
        <w:tc>
          <w:tcPr>
            <w:tcW w:w="578" w:type="pct"/>
            <w:tcBorders>
              <w:top w:val="nil"/>
              <w:left w:val="nil"/>
              <w:bottom w:val="nil"/>
              <w:right w:val="nil"/>
            </w:tcBorders>
            <w:shd w:val="clear" w:color="auto" w:fill="auto"/>
            <w:noWrap/>
            <w:vAlign w:val="bottom"/>
            <w:hideMark/>
          </w:tcPr>
          <w:p w14:paraId="532DF549"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Diptera</w:t>
            </w:r>
          </w:p>
        </w:tc>
        <w:tc>
          <w:tcPr>
            <w:tcW w:w="634" w:type="pct"/>
            <w:tcBorders>
              <w:top w:val="nil"/>
              <w:left w:val="nil"/>
              <w:bottom w:val="nil"/>
              <w:right w:val="nil"/>
            </w:tcBorders>
            <w:shd w:val="clear" w:color="auto" w:fill="auto"/>
            <w:noWrap/>
            <w:vAlign w:val="bottom"/>
            <w:hideMark/>
          </w:tcPr>
          <w:p w14:paraId="2527C537"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Dixidae</w:t>
            </w:r>
            <w:proofErr w:type="spellEnd"/>
          </w:p>
        </w:tc>
        <w:tc>
          <w:tcPr>
            <w:tcW w:w="995" w:type="pct"/>
            <w:tcBorders>
              <w:top w:val="nil"/>
              <w:left w:val="nil"/>
              <w:bottom w:val="nil"/>
              <w:right w:val="nil"/>
            </w:tcBorders>
            <w:shd w:val="clear" w:color="auto" w:fill="auto"/>
            <w:noWrap/>
            <w:vAlign w:val="bottom"/>
            <w:hideMark/>
          </w:tcPr>
          <w:p w14:paraId="01C5A4B4"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Dixa</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164C3914"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LECO</w:t>
            </w:r>
          </w:p>
        </w:tc>
        <w:tc>
          <w:tcPr>
            <w:tcW w:w="647" w:type="pct"/>
            <w:tcBorders>
              <w:top w:val="nil"/>
              <w:left w:val="nil"/>
              <w:bottom w:val="nil"/>
              <w:right w:val="nil"/>
            </w:tcBorders>
            <w:shd w:val="clear" w:color="auto" w:fill="auto"/>
            <w:noWrap/>
            <w:vAlign w:val="bottom"/>
            <w:hideMark/>
          </w:tcPr>
          <w:p w14:paraId="053663C7"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Dixa</w:t>
            </w:r>
            <w:proofErr w:type="spellEnd"/>
          </w:p>
        </w:tc>
        <w:tc>
          <w:tcPr>
            <w:tcW w:w="983" w:type="pct"/>
            <w:tcBorders>
              <w:top w:val="nil"/>
              <w:left w:val="nil"/>
              <w:bottom w:val="nil"/>
              <w:right w:val="nil"/>
            </w:tcBorders>
            <w:shd w:val="clear" w:color="auto" w:fill="auto"/>
            <w:noWrap/>
            <w:vAlign w:val="bottom"/>
            <w:hideMark/>
          </w:tcPr>
          <w:p w14:paraId="129E738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Filtering collectors</w:t>
            </w:r>
          </w:p>
        </w:tc>
      </w:tr>
      <w:tr w:rsidR="006525D0" w:rsidRPr="006525D0" w14:paraId="6AD3A927" w14:textId="77777777" w:rsidTr="004F6A39">
        <w:trPr>
          <w:trHeight w:val="274"/>
        </w:trPr>
        <w:tc>
          <w:tcPr>
            <w:tcW w:w="492" w:type="pct"/>
            <w:tcBorders>
              <w:top w:val="nil"/>
              <w:left w:val="nil"/>
              <w:bottom w:val="nil"/>
              <w:right w:val="nil"/>
            </w:tcBorders>
            <w:shd w:val="clear" w:color="auto" w:fill="auto"/>
            <w:noWrap/>
            <w:vAlign w:val="bottom"/>
            <w:hideMark/>
          </w:tcPr>
          <w:p w14:paraId="6A8813FF"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LECO-A62</w:t>
            </w:r>
          </w:p>
        </w:tc>
        <w:tc>
          <w:tcPr>
            <w:tcW w:w="578" w:type="pct"/>
            <w:tcBorders>
              <w:top w:val="nil"/>
              <w:left w:val="nil"/>
              <w:bottom w:val="nil"/>
              <w:right w:val="nil"/>
            </w:tcBorders>
            <w:shd w:val="clear" w:color="auto" w:fill="auto"/>
            <w:noWrap/>
            <w:vAlign w:val="bottom"/>
            <w:hideMark/>
          </w:tcPr>
          <w:p w14:paraId="01740A83"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Coleoptera</w:t>
            </w:r>
          </w:p>
        </w:tc>
        <w:tc>
          <w:tcPr>
            <w:tcW w:w="634" w:type="pct"/>
            <w:tcBorders>
              <w:top w:val="nil"/>
              <w:left w:val="nil"/>
              <w:bottom w:val="nil"/>
              <w:right w:val="nil"/>
            </w:tcBorders>
            <w:shd w:val="clear" w:color="auto" w:fill="auto"/>
            <w:noWrap/>
            <w:vAlign w:val="bottom"/>
            <w:hideMark/>
          </w:tcPr>
          <w:p w14:paraId="5BC3F424"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Ptilodactylidae</w:t>
            </w:r>
            <w:proofErr w:type="spellEnd"/>
          </w:p>
        </w:tc>
        <w:tc>
          <w:tcPr>
            <w:tcW w:w="995" w:type="pct"/>
            <w:tcBorders>
              <w:top w:val="nil"/>
              <w:left w:val="nil"/>
              <w:bottom w:val="nil"/>
              <w:right w:val="nil"/>
            </w:tcBorders>
            <w:shd w:val="clear" w:color="auto" w:fill="auto"/>
            <w:noWrap/>
            <w:vAlign w:val="bottom"/>
            <w:hideMark/>
          </w:tcPr>
          <w:p w14:paraId="0779FDE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Anchytarsus</w:t>
            </w:r>
            <w:proofErr w:type="spellEnd"/>
            <w:r w:rsidRPr="006525D0">
              <w:rPr>
                <w:rFonts w:ascii="Times New Roman" w:eastAsia="Times New Roman" w:hAnsi="Times New Roman" w:cs="Times New Roman"/>
                <w:color w:val="000000"/>
                <w:sz w:val="16"/>
                <w:szCs w:val="16"/>
              </w:rPr>
              <w:t xml:space="preserve"> bicolor</w:t>
            </w:r>
          </w:p>
        </w:tc>
        <w:tc>
          <w:tcPr>
            <w:tcW w:w="671" w:type="pct"/>
            <w:tcBorders>
              <w:top w:val="nil"/>
              <w:left w:val="nil"/>
              <w:bottom w:val="nil"/>
              <w:right w:val="nil"/>
            </w:tcBorders>
            <w:shd w:val="clear" w:color="auto" w:fill="auto"/>
            <w:noWrap/>
            <w:vAlign w:val="bottom"/>
            <w:hideMark/>
          </w:tcPr>
          <w:p w14:paraId="6E0DFFF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LECO</w:t>
            </w:r>
          </w:p>
        </w:tc>
        <w:tc>
          <w:tcPr>
            <w:tcW w:w="647" w:type="pct"/>
            <w:tcBorders>
              <w:top w:val="nil"/>
              <w:left w:val="nil"/>
              <w:bottom w:val="nil"/>
              <w:right w:val="nil"/>
            </w:tcBorders>
            <w:shd w:val="clear" w:color="auto" w:fill="auto"/>
            <w:noWrap/>
            <w:vAlign w:val="bottom"/>
            <w:hideMark/>
          </w:tcPr>
          <w:p w14:paraId="2A20EB3D"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Anchytarsus</w:t>
            </w:r>
            <w:proofErr w:type="spellEnd"/>
          </w:p>
        </w:tc>
        <w:tc>
          <w:tcPr>
            <w:tcW w:w="983" w:type="pct"/>
            <w:tcBorders>
              <w:top w:val="nil"/>
              <w:left w:val="nil"/>
              <w:bottom w:val="nil"/>
              <w:right w:val="nil"/>
            </w:tcBorders>
            <w:shd w:val="clear" w:color="auto" w:fill="auto"/>
            <w:noWrap/>
            <w:vAlign w:val="bottom"/>
            <w:hideMark/>
          </w:tcPr>
          <w:p w14:paraId="4BED549B"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Shredder/detritivore</w:t>
            </w:r>
          </w:p>
        </w:tc>
      </w:tr>
      <w:tr w:rsidR="006525D0" w:rsidRPr="006525D0" w14:paraId="16B7BC3D" w14:textId="77777777" w:rsidTr="004F6A39">
        <w:trPr>
          <w:trHeight w:val="274"/>
        </w:trPr>
        <w:tc>
          <w:tcPr>
            <w:tcW w:w="492" w:type="pct"/>
            <w:tcBorders>
              <w:top w:val="nil"/>
              <w:left w:val="nil"/>
              <w:bottom w:val="nil"/>
              <w:right w:val="nil"/>
            </w:tcBorders>
            <w:shd w:val="clear" w:color="auto" w:fill="auto"/>
            <w:noWrap/>
            <w:vAlign w:val="bottom"/>
            <w:hideMark/>
          </w:tcPr>
          <w:p w14:paraId="550D3E1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LECO-A63</w:t>
            </w:r>
          </w:p>
        </w:tc>
        <w:tc>
          <w:tcPr>
            <w:tcW w:w="578" w:type="pct"/>
            <w:tcBorders>
              <w:top w:val="nil"/>
              <w:left w:val="nil"/>
              <w:bottom w:val="nil"/>
              <w:right w:val="nil"/>
            </w:tcBorders>
            <w:shd w:val="clear" w:color="auto" w:fill="auto"/>
            <w:noWrap/>
            <w:vAlign w:val="bottom"/>
            <w:hideMark/>
          </w:tcPr>
          <w:p w14:paraId="7814F5F6"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Plecoptera</w:t>
            </w:r>
          </w:p>
        </w:tc>
        <w:tc>
          <w:tcPr>
            <w:tcW w:w="634" w:type="pct"/>
            <w:tcBorders>
              <w:top w:val="nil"/>
              <w:left w:val="nil"/>
              <w:bottom w:val="nil"/>
              <w:right w:val="nil"/>
            </w:tcBorders>
            <w:shd w:val="clear" w:color="auto" w:fill="auto"/>
            <w:noWrap/>
            <w:vAlign w:val="bottom"/>
            <w:hideMark/>
          </w:tcPr>
          <w:p w14:paraId="572CE23D"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Pteronarcyidae</w:t>
            </w:r>
            <w:proofErr w:type="spellEnd"/>
          </w:p>
        </w:tc>
        <w:tc>
          <w:tcPr>
            <w:tcW w:w="995" w:type="pct"/>
            <w:tcBorders>
              <w:top w:val="nil"/>
              <w:left w:val="nil"/>
              <w:bottom w:val="nil"/>
              <w:right w:val="nil"/>
            </w:tcBorders>
            <w:shd w:val="clear" w:color="auto" w:fill="auto"/>
            <w:noWrap/>
            <w:vAlign w:val="bottom"/>
            <w:hideMark/>
          </w:tcPr>
          <w:p w14:paraId="6FF0325F"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Pteronarcys</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6CC95C26"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LECO</w:t>
            </w:r>
          </w:p>
        </w:tc>
        <w:tc>
          <w:tcPr>
            <w:tcW w:w="647" w:type="pct"/>
            <w:tcBorders>
              <w:top w:val="nil"/>
              <w:left w:val="nil"/>
              <w:bottom w:val="nil"/>
              <w:right w:val="nil"/>
            </w:tcBorders>
            <w:shd w:val="clear" w:color="auto" w:fill="auto"/>
            <w:noWrap/>
            <w:vAlign w:val="bottom"/>
            <w:hideMark/>
          </w:tcPr>
          <w:p w14:paraId="03E0FE8B"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Pteronarcys</w:t>
            </w:r>
            <w:proofErr w:type="spellEnd"/>
          </w:p>
        </w:tc>
        <w:tc>
          <w:tcPr>
            <w:tcW w:w="983" w:type="pct"/>
            <w:tcBorders>
              <w:top w:val="nil"/>
              <w:left w:val="nil"/>
              <w:bottom w:val="nil"/>
              <w:right w:val="nil"/>
            </w:tcBorders>
            <w:shd w:val="clear" w:color="auto" w:fill="auto"/>
            <w:noWrap/>
            <w:vAlign w:val="bottom"/>
            <w:hideMark/>
          </w:tcPr>
          <w:p w14:paraId="6991BACA"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Shredder/detritivore</w:t>
            </w:r>
          </w:p>
        </w:tc>
      </w:tr>
      <w:tr w:rsidR="006525D0" w:rsidRPr="006525D0" w14:paraId="2E75D704" w14:textId="77777777" w:rsidTr="004F6A39">
        <w:trPr>
          <w:trHeight w:val="274"/>
        </w:trPr>
        <w:tc>
          <w:tcPr>
            <w:tcW w:w="492" w:type="pct"/>
            <w:tcBorders>
              <w:top w:val="nil"/>
              <w:left w:val="nil"/>
              <w:bottom w:val="nil"/>
              <w:right w:val="nil"/>
            </w:tcBorders>
            <w:shd w:val="clear" w:color="auto" w:fill="auto"/>
            <w:noWrap/>
            <w:vAlign w:val="bottom"/>
            <w:hideMark/>
          </w:tcPr>
          <w:p w14:paraId="21BD365F"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LECO-A64</w:t>
            </w:r>
          </w:p>
        </w:tc>
        <w:tc>
          <w:tcPr>
            <w:tcW w:w="578" w:type="pct"/>
            <w:tcBorders>
              <w:top w:val="nil"/>
              <w:left w:val="nil"/>
              <w:bottom w:val="nil"/>
              <w:right w:val="nil"/>
            </w:tcBorders>
            <w:shd w:val="clear" w:color="auto" w:fill="auto"/>
            <w:noWrap/>
            <w:vAlign w:val="bottom"/>
            <w:hideMark/>
          </w:tcPr>
          <w:p w14:paraId="72DB958D"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Plecoptera</w:t>
            </w:r>
          </w:p>
        </w:tc>
        <w:tc>
          <w:tcPr>
            <w:tcW w:w="634" w:type="pct"/>
            <w:tcBorders>
              <w:top w:val="nil"/>
              <w:left w:val="nil"/>
              <w:bottom w:val="nil"/>
              <w:right w:val="nil"/>
            </w:tcBorders>
            <w:shd w:val="clear" w:color="auto" w:fill="auto"/>
            <w:noWrap/>
            <w:vAlign w:val="bottom"/>
            <w:hideMark/>
          </w:tcPr>
          <w:p w14:paraId="6D05478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Perlidae</w:t>
            </w:r>
            <w:proofErr w:type="spellEnd"/>
          </w:p>
        </w:tc>
        <w:tc>
          <w:tcPr>
            <w:tcW w:w="995" w:type="pct"/>
            <w:tcBorders>
              <w:top w:val="nil"/>
              <w:left w:val="nil"/>
              <w:bottom w:val="nil"/>
              <w:right w:val="nil"/>
            </w:tcBorders>
            <w:shd w:val="clear" w:color="auto" w:fill="auto"/>
            <w:noWrap/>
            <w:vAlign w:val="bottom"/>
            <w:hideMark/>
          </w:tcPr>
          <w:p w14:paraId="7E95988C"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Acroneuria</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4C0A2DF7"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LECO</w:t>
            </w:r>
          </w:p>
        </w:tc>
        <w:tc>
          <w:tcPr>
            <w:tcW w:w="647" w:type="pct"/>
            <w:tcBorders>
              <w:top w:val="nil"/>
              <w:left w:val="nil"/>
              <w:bottom w:val="nil"/>
              <w:right w:val="nil"/>
            </w:tcBorders>
            <w:shd w:val="clear" w:color="auto" w:fill="auto"/>
            <w:noWrap/>
            <w:vAlign w:val="bottom"/>
            <w:hideMark/>
          </w:tcPr>
          <w:p w14:paraId="3D92475B"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Acroneuria</w:t>
            </w:r>
            <w:proofErr w:type="spellEnd"/>
          </w:p>
        </w:tc>
        <w:tc>
          <w:tcPr>
            <w:tcW w:w="983" w:type="pct"/>
            <w:tcBorders>
              <w:top w:val="nil"/>
              <w:left w:val="nil"/>
              <w:bottom w:val="nil"/>
              <w:right w:val="nil"/>
            </w:tcBorders>
            <w:shd w:val="clear" w:color="auto" w:fill="auto"/>
            <w:noWrap/>
            <w:vAlign w:val="bottom"/>
            <w:hideMark/>
          </w:tcPr>
          <w:p w14:paraId="2FC833B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Predators</w:t>
            </w:r>
          </w:p>
        </w:tc>
      </w:tr>
      <w:tr w:rsidR="006525D0" w:rsidRPr="006525D0" w14:paraId="416C6701" w14:textId="77777777" w:rsidTr="004F6A39">
        <w:trPr>
          <w:trHeight w:val="274"/>
        </w:trPr>
        <w:tc>
          <w:tcPr>
            <w:tcW w:w="492" w:type="pct"/>
            <w:tcBorders>
              <w:top w:val="nil"/>
              <w:left w:val="nil"/>
              <w:bottom w:val="nil"/>
              <w:right w:val="nil"/>
            </w:tcBorders>
            <w:shd w:val="clear" w:color="auto" w:fill="auto"/>
            <w:noWrap/>
            <w:vAlign w:val="bottom"/>
            <w:hideMark/>
          </w:tcPr>
          <w:p w14:paraId="79C689D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LECO-A65</w:t>
            </w:r>
          </w:p>
        </w:tc>
        <w:tc>
          <w:tcPr>
            <w:tcW w:w="578" w:type="pct"/>
            <w:tcBorders>
              <w:top w:val="nil"/>
              <w:left w:val="nil"/>
              <w:bottom w:val="nil"/>
              <w:right w:val="nil"/>
            </w:tcBorders>
            <w:shd w:val="clear" w:color="auto" w:fill="auto"/>
            <w:noWrap/>
            <w:vAlign w:val="bottom"/>
            <w:hideMark/>
          </w:tcPr>
          <w:p w14:paraId="50A40C8C"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Plecoptera</w:t>
            </w:r>
          </w:p>
        </w:tc>
        <w:tc>
          <w:tcPr>
            <w:tcW w:w="634" w:type="pct"/>
            <w:tcBorders>
              <w:top w:val="nil"/>
              <w:left w:val="nil"/>
              <w:bottom w:val="nil"/>
              <w:right w:val="nil"/>
            </w:tcBorders>
            <w:shd w:val="clear" w:color="auto" w:fill="auto"/>
            <w:noWrap/>
            <w:vAlign w:val="bottom"/>
            <w:hideMark/>
          </w:tcPr>
          <w:p w14:paraId="40823D49"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Chloroperlidae</w:t>
            </w:r>
            <w:proofErr w:type="spellEnd"/>
          </w:p>
        </w:tc>
        <w:tc>
          <w:tcPr>
            <w:tcW w:w="995" w:type="pct"/>
            <w:tcBorders>
              <w:top w:val="nil"/>
              <w:left w:val="nil"/>
              <w:bottom w:val="nil"/>
              <w:right w:val="nil"/>
            </w:tcBorders>
            <w:shd w:val="clear" w:color="auto" w:fill="auto"/>
            <w:noWrap/>
            <w:vAlign w:val="bottom"/>
            <w:hideMark/>
          </w:tcPr>
          <w:p w14:paraId="5F75FEF9"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Alloperla</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4CC36E0C"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LECO</w:t>
            </w:r>
          </w:p>
        </w:tc>
        <w:tc>
          <w:tcPr>
            <w:tcW w:w="647" w:type="pct"/>
            <w:tcBorders>
              <w:top w:val="nil"/>
              <w:left w:val="nil"/>
              <w:bottom w:val="nil"/>
              <w:right w:val="nil"/>
            </w:tcBorders>
            <w:shd w:val="clear" w:color="auto" w:fill="auto"/>
            <w:noWrap/>
            <w:vAlign w:val="bottom"/>
            <w:hideMark/>
          </w:tcPr>
          <w:p w14:paraId="0061A92A"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Alloperla</w:t>
            </w:r>
            <w:proofErr w:type="spellEnd"/>
          </w:p>
        </w:tc>
        <w:tc>
          <w:tcPr>
            <w:tcW w:w="983" w:type="pct"/>
            <w:tcBorders>
              <w:top w:val="nil"/>
              <w:left w:val="nil"/>
              <w:bottom w:val="nil"/>
              <w:right w:val="nil"/>
            </w:tcBorders>
            <w:shd w:val="clear" w:color="auto" w:fill="auto"/>
            <w:noWrap/>
            <w:vAlign w:val="bottom"/>
            <w:hideMark/>
          </w:tcPr>
          <w:p w14:paraId="3DA36BD4"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Predators</w:t>
            </w:r>
          </w:p>
        </w:tc>
      </w:tr>
      <w:tr w:rsidR="006525D0" w:rsidRPr="006525D0" w14:paraId="16F6E5D1" w14:textId="77777777" w:rsidTr="004F6A39">
        <w:trPr>
          <w:trHeight w:val="274"/>
        </w:trPr>
        <w:tc>
          <w:tcPr>
            <w:tcW w:w="492" w:type="pct"/>
            <w:tcBorders>
              <w:top w:val="nil"/>
              <w:left w:val="nil"/>
              <w:bottom w:val="nil"/>
              <w:right w:val="nil"/>
            </w:tcBorders>
            <w:shd w:val="clear" w:color="auto" w:fill="auto"/>
            <w:noWrap/>
            <w:vAlign w:val="bottom"/>
            <w:hideMark/>
          </w:tcPr>
          <w:p w14:paraId="76B8620F"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BIGC-A71</w:t>
            </w:r>
          </w:p>
        </w:tc>
        <w:tc>
          <w:tcPr>
            <w:tcW w:w="578" w:type="pct"/>
            <w:tcBorders>
              <w:top w:val="nil"/>
              <w:left w:val="nil"/>
              <w:bottom w:val="nil"/>
              <w:right w:val="nil"/>
            </w:tcBorders>
            <w:shd w:val="clear" w:color="auto" w:fill="auto"/>
            <w:noWrap/>
            <w:vAlign w:val="bottom"/>
            <w:hideMark/>
          </w:tcPr>
          <w:p w14:paraId="1A96CB5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Diptera</w:t>
            </w:r>
          </w:p>
        </w:tc>
        <w:tc>
          <w:tcPr>
            <w:tcW w:w="634" w:type="pct"/>
            <w:tcBorders>
              <w:top w:val="nil"/>
              <w:left w:val="nil"/>
              <w:bottom w:val="nil"/>
              <w:right w:val="nil"/>
            </w:tcBorders>
            <w:shd w:val="clear" w:color="auto" w:fill="auto"/>
            <w:noWrap/>
            <w:vAlign w:val="bottom"/>
            <w:hideMark/>
          </w:tcPr>
          <w:p w14:paraId="2603A60B"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Tipulidae</w:t>
            </w:r>
            <w:proofErr w:type="spellEnd"/>
          </w:p>
        </w:tc>
        <w:tc>
          <w:tcPr>
            <w:tcW w:w="995" w:type="pct"/>
            <w:tcBorders>
              <w:top w:val="nil"/>
              <w:left w:val="nil"/>
              <w:bottom w:val="nil"/>
              <w:right w:val="nil"/>
            </w:tcBorders>
            <w:shd w:val="clear" w:color="auto" w:fill="auto"/>
            <w:noWrap/>
            <w:vAlign w:val="bottom"/>
            <w:hideMark/>
          </w:tcPr>
          <w:p w14:paraId="7505BAE0"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Tipulidae</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77DF1D21"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BIGC</w:t>
            </w:r>
          </w:p>
        </w:tc>
        <w:tc>
          <w:tcPr>
            <w:tcW w:w="647" w:type="pct"/>
            <w:tcBorders>
              <w:top w:val="nil"/>
              <w:left w:val="nil"/>
              <w:bottom w:val="nil"/>
              <w:right w:val="nil"/>
            </w:tcBorders>
            <w:shd w:val="clear" w:color="auto" w:fill="auto"/>
            <w:noWrap/>
            <w:vAlign w:val="bottom"/>
            <w:hideMark/>
          </w:tcPr>
          <w:p w14:paraId="456D81A2"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r w:rsidRPr="006525D0">
              <w:rPr>
                <w:rFonts w:ascii="Times New Roman" w:eastAsia="Times New Roman" w:hAnsi="Times New Roman" w:cs="Times New Roman"/>
                <w:i/>
                <w:iCs/>
                <w:color w:val="000000"/>
                <w:sz w:val="16"/>
                <w:szCs w:val="16"/>
              </w:rPr>
              <w:t>NA</w:t>
            </w:r>
          </w:p>
        </w:tc>
        <w:tc>
          <w:tcPr>
            <w:tcW w:w="983" w:type="pct"/>
            <w:tcBorders>
              <w:top w:val="nil"/>
              <w:left w:val="nil"/>
              <w:bottom w:val="nil"/>
              <w:right w:val="nil"/>
            </w:tcBorders>
            <w:shd w:val="clear" w:color="auto" w:fill="auto"/>
            <w:noWrap/>
            <w:vAlign w:val="bottom"/>
            <w:hideMark/>
          </w:tcPr>
          <w:p w14:paraId="15130D6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Predators</w:t>
            </w:r>
          </w:p>
        </w:tc>
      </w:tr>
      <w:tr w:rsidR="006525D0" w:rsidRPr="006525D0" w14:paraId="3DB3C7AE" w14:textId="77777777" w:rsidTr="004F6A39">
        <w:trPr>
          <w:trHeight w:val="274"/>
        </w:trPr>
        <w:tc>
          <w:tcPr>
            <w:tcW w:w="492" w:type="pct"/>
            <w:tcBorders>
              <w:top w:val="nil"/>
              <w:left w:val="nil"/>
              <w:bottom w:val="nil"/>
              <w:right w:val="nil"/>
            </w:tcBorders>
            <w:shd w:val="clear" w:color="auto" w:fill="auto"/>
            <w:noWrap/>
            <w:vAlign w:val="bottom"/>
            <w:hideMark/>
          </w:tcPr>
          <w:p w14:paraId="18DB46E3"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lastRenderedPageBreak/>
              <w:t>BIGC-A72</w:t>
            </w:r>
          </w:p>
        </w:tc>
        <w:tc>
          <w:tcPr>
            <w:tcW w:w="578" w:type="pct"/>
            <w:tcBorders>
              <w:top w:val="nil"/>
              <w:left w:val="nil"/>
              <w:bottom w:val="nil"/>
              <w:right w:val="nil"/>
            </w:tcBorders>
            <w:shd w:val="clear" w:color="auto" w:fill="auto"/>
            <w:noWrap/>
            <w:vAlign w:val="bottom"/>
            <w:hideMark/>
          </w:tcPr>
          <w:p w14:paraId="2F3B42A4"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Odonata</w:t>
            </w:r>
          </w:p>
        </w:tc>
        <w:tc>
          <w:tcPr>
            <w:tcW w:w="634" w:type="pct"/>
            <w:tcBorders>
              <w:top w:val="nil"/>
              <w:left w:val="nil"/>
              <w:bottom w:val="nil"/>
              <w:right w:val="nil"/>
            </w:tcBorders>
            <w:shd w:val="clear" w:color="auto" w:fill="auto"/>
            <w:noWrap/>
            <w:vAlign w:val="bottom"/>
            <w:hideMark/>
          </w:tcPr>
          <w:p w14:paraId="0F784EB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Cordulegastridae</w:t>
            </w:r>
            <w:proofErr w:type="spellEnd"/>
          </w:p>
        </w:tc>
        <w:tc>
          <w:tcPr>
            <w:tcW w:w="995" w:type="pct"/>
            <w:tcBorders>
              <w:top w:val="nil"/>
              <w:left w:val="nil"/>
              <w:bottom w:val="nil"/>
              <w:right w:val="nil"/>
            </w:tcBorders>
            <w:shd w:val="clear" w:color="auto" w:fill="auto"/>
            <w:noWrap/>
            <w:vAlign w:val="bottom"/>
            <w:hideMark/>
          </w:tcPr>
          <w:p w14:paraId="156FB039"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Cordulegaster</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78C83EF7"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BIGC</w:t>
            </w:r>
          </w:p>
        </w:tc>
        <w:tc>
          <w:tcPr>
            <w:tcW w:w="647" w:type="pct"/>
            <w:tcBorders>
              <w:top w:val="nil"/>
              <w:left w:val="nil"/>
              <w:bottom w:val="nil"/>
              <w:right w:val="nil"/>
            </w:tcBorders>
            <w:shd w:val="clear" w:color="auto" w:fill="auto"/>
            <w:noWrap/>
            <w:vAlign w:val="bottom"/>
            <w:hideMark/>
          </w:tcPr>
          <w:p w14:paraId="352475C7"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Cordulegaster</w:t>
            </w:r>
            <w:proofErr w:type="spellEnd"/>
          </w:p>
        </w:tc>
        <w:tc>
          <w:tcPr>
            <w:tcW w:w="983" w:type="pct"/>
            <w:tcBorders>
              <w:top w:val="nil"/>
              <w:left w:val="nil"/>
              <w:bottom w:val="nil"/>
              <w:right w:val="nil"/>
            </w:tcBorders>
            <w:shd w:val="clear" w:color="auto" w:fill="auto"/>
            <w:noWrap/>
            <w:vAlign w:val="bottom"/>
            <w:hideMark/>
          </w:tcPr>
          <w:p w14:paraId="52C72A6F"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Predators</w:t>
            </w:r>
          </w:p>
        </w:tc>
      </w:tr>
      <w:tr w:rsidR="006525D0" w:rsidRPr="006525D0" w14:paraId="2D38CD2A" w14:textId="77777777" w:rsidTr="004F6A39">
        <w:trPr>
          <w:trHeight w:val="274"/>
        </w:trPr>
        <w:tc>
          <w:tcPr>
            <w:tcW w:w="492" w:type="pct"/>
            <w:tcBorders>
              <w:top w:val="nil"/>
              <w:left w:val="nil"/>
              <w:bottom w:val="nil"/>
              <w:right w:val="nil"/>
            </w:tcBorders>
            <w:shd w:val="clear" w:color="auto" w:fill="auto"/>
            <w:noWrap/>
            <w:vAlign w:val="bottom"/>
            <w:hideMark/>
          </w:tcPr>
          <w:p w14:paraId="3500328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BIGC-A73</w:t>
            </w:r>
          </w:p>
        </w:tc>
        <w:tc>
          <w:tcPr>
            <w:tcW w:w="578" w:type="pct"/>
            <w:tcBorders>
              <w:top w:val="nil"/>
              <w:left w:val="nil"/>
              <w:bottom w:val="nil"/>
              <w:right w:val="nil"/>
            </w:tcBorders>
            <w:shd w:val="clear" w:color="auto" w:fill="auto"/>
            <w:noWrap/>
            <w:vAlign w:val="bottom"/>
            <w:hideMark/>
          </w:tcPr>
          <w:p w14:paraId="639E65F6"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Odonata</w:t>
            </w:r>
          </w:p>
        </w:tc>
        <w:tc>
          <w:tcPr>
            <w:tcW w:w="634" w:type="pct"/>
            <w:tcBorders>
              <w:top w:val="nil"/>
              <w:left w:val="nil"/>
              <w:bottom w:val="nil"/>
              <w:right w:val="nil"/>
            </w:tcBorders>
            <w:shd w:val="clear" w:color="auto" w:fill="auto"/>
            <w:noWrap/>
            <w:vAlign w:val="bottom"/>
            <w:hideMark/>
          </w:tcPr>
          <w:p w14:paraId="4EBA8C2C"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Gomphidae</w:t>
            </w:r>
            <w:proofErr w:type="spellEnd"/>
          </w:p>
        </w:tc>
        <w:tc>
          <w:tcPr>
            <w:tcW w:w="995" w:type="pct"/>
            <w:tcBorders>
              <w:top w:val="nil"/>
              <w:left w:val="nil"/>
              <w:bottom w:val="nil"/>
              <w:right w:val="nil"/>
            </w:tcBorders>
            <w:shd w:val="clear" w:color="auto" w:fill="auto"/>
            <w:noWrap/>
            <w:vAlign w:val="bottom"/>
            <w:hideMark/>
          </w:tcPr>
          <w:p w14:paraId="65A04CD9"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Gomphidae</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51B10B01"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BIGC</w:t>
            </w:r>
          </w:p>
        </w:tc>
        <w:tc>
          <w:tcPr>
            <w:tcW w:w="647" w:type="pct"/>
            <w:tcBorders>
              <w:top w:val="nil"/>
              <w:left w:val="nil"/>
              <w:bottom w:val="nil"/>
              <w:right w:val="nil"/>
            </w:tcBorders>
            <w:shd w:val="clear" w:color="auto" w:fill="auto"/>
            <w:noWrap/>
            <w:vAlign w:val="bottom"/>
            <w:hideMark/>
          </w:tcPr>
          <w:p w14:paraId="10000DF7"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r w:rsidRPr="006525D0">
              <w:rPr>
                <w:rFonts w:ascii="Times New Roman" w:eastAsia="Times New Roman" w:hAnsi="Times New Roman" w:cs="Times New Roman"/>
                <w:i/>
                <w:iCs/>
                <w:color w:val="000000"/>
                <w:sz w:val="16"/>
                <w:szCs w:val="16"/>
              </w:rPr>
              <w:t>NA</w:t>
            </w:r>
          </w:p>
        </w:tc>
        <w:tc>
          <w:tcPr>
            <w:tcW w:w="983" w:type="pct"/>
            <w:tcBorders>
              <w:top w:val="nil"/>
              <w:left w:val="nil"/>
              <w:bottom w:val="nil"/>
              <w:right w:val="nil"/>
            </w:tcBorders>
            <w:shd w:val="clear" w:color="auto" w:fill="auto"/>
            <w:noWrap/>
            <w:vAlign w:val="bottom"/>
            <w:hideMark/>
          </w:tcPr>
          <w:p w14:paraId="6D24861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Predators</w:t>
            </w:r>
          </w:p>
        </w:tc>
      </w:tr>
      <w:tr w:rsidR="006525D0" w:rsidRPr="006525D0" w14:paraId="5E771AEC" w14:textId="77777777" w:rsidTr="004F6A39">
        <w:trPr>
          <w:trHeight w:val="274"/>
        </w:trPr>
        <w:tc>
          <w:tcPr>
            <w:tcW w:w="492" w:type="pct"/>
            <w:tcBorders>
              <w:top w:val="nil"/>
              <w:left w:val="nil"/>
              <w:bottom w:val="nil"/>
              <w:right w:val="nil"/>
            </w:tcBorders>
            <w:shd w:val="clear" w:color="auto" w:fill="auto"/>
            <w:noWrap/>
            <w:vAlign w:val="bottom"/>
            <w:hideMark/>
          </w:tcPr>
          <w:p w14:paraId="77238FB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BIGC-A74</w:t>
            </w:r>
          </w:p>
        </w:tc>
        <w:tc>
          <w:tcPr>
            <w:tcW w:w="578" w:type="pct"/>
            <w:tcBorders>
              <w:top w:val="nil"/>
              <w:left w:val="nil"/>
              <w:bottom w:val="nil"/>
              <w:right w:val="nil"/>
            </w:tcBorders>
            <w:shd w:val="clear" w:color="auto" w:fill="auto"/>
            <w:noWrap/>
            <w:vAlign w:val="bottom"/>
            <w:hideMark/>
          </w:tcPr>
          <w:p w14:paraId="2A4D0F96"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Plecoptera</w:t>
            </w:r>
          </w:p>
        </w:tc>
        <w:tc>
          <w:tcPr>
            <w:tcW w:w="634" w:type="pct"/>
            <w:tcBorders>
              <w:top w:val="nil"/>
              <w:left w:val="nil"/>
              <w:bottom w:val="nil"/>
              <w:right w:val="nil"/>
            </w:tcBorders>
            <w:shd w:val="clear" w:color="auto" w:fill="auto"/>
            <w:noWrap/>
            <w:vAlign w:val="bottom"/>
            <w:hideMark/>
          </w:tcPr>
          <w:p w14:paraId="695BB8A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Chloroperlidae</w:t>
            </w:r>
            <w:proofErr w:type="spellEnd"/>
          </w:p>
        </w:tc>
        <w:tc>
          <w:tcPr>
            <w:tcW w:w="995" w:type="pct"/>
            <w:tcBorders>
              <w:top w:val="nil"/>
              <w:left w:val="nil"/>
              <w:bottom w:val="nil"/>
              <w:right w:val="nil"/>
            </w:tcBorders>
            <w:shd w:val="clear" w:color="auto" w:fill="auto"/>
            <w:noWrap/>
            <w:vAlign w:val="bottom"/>
            <w:hideMark/>
          </w:tcPr>
          <w:p w14:paraId="7EC772E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Sweltsa</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448FBD0B"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BIGC</w:t>
            </w:r>
          </w:p>
        </w:tc>
        <w:tc>
          <w:tcPr>
            <w:tcW w:w="647" w:type="pct"/>
            <w:tcBorders>
              <w:top w:val="nil"/>
              <w:left w:val="nil"/>
              <w:bottom w:val="nil"/>
              <w:right w:val="nil"/>
            </w:tcBorders>
            <w:shd w:val="clear" w:color="auto" w:fill="auto"/>
            <w:noWrap/>
            <w:vAlign w:val="bottom"/>
            <w:hideMark/>
          </w:tcPr>
          <w:p w14:paraId="59542097"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Sweltsa</w:t>
            </w:r>
            <w:proofErr w:type="spellEnd"/>
          </w:p>
        </w:tc>
        <w:tc>
          <w:tcPr>
            <w:tcW w:w="983" w:type="pct"/>
            <w:tcBorders>
              <w:top w:val="nil"/>
              <w:left w:val="nil"/>
              <w:bottom w:val="nil"/>
              <w:right w:val="nil"/>
            </w:tcBorders>
            <w:shd w:val="clear" w:color="auto" w:fill="auto"/>
            <w:noWrap/>
            <w:vAlign w:val="bottom"/>
            <w:hideMark/>
          </w:tcPr>
          <w:p w14:paraId="0B7339A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Predators</w:t>
            </w:r>
          </w:p>
        </w:tc>
      </w:tr>
      <w:tr w:rsidR="006525D0" w:rsidRPr="006525D0" w14:paraId="43EAEDEF" w14:textId="77777777" w:rsidTr="004F6A39">
        <w:trPr>
          <w:trHeight w:val="274"/>
        </w:trPr>
        <w:tc>
          <w:tcPr>
            <w:tcW w:w="492" w:type="pct"/>
            <w:tcBorders>
              <w:top w:val="nil"/>
              <w:left w:val="nil"/>
              <w:bottom w:val="nil"/>
              <w:right w:val="nil"/>
            </w:tcBorders>
            <w:shd w:val="clear" w:color="auto" w:fill="auto"/>
            <w:noWrap/>
            <w:vAlign w:val="bottom"/>
            <w:hideMark/>
          </w:tcPr>
          <w:p w14:paraId="1A50C17A"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BIGC-A75</w:t>
            </w:r>
          </w:p>
        </w:tc>
        <w:tc>
          <w:tcPr>
            <w:tcW w:w="578" w:type="pct"/>
            <w:tcBorders>
              <w:top w:val="nil"/>
              <w:left w:val="nil"/>
              <w:bottom w:val="nil"/>
              <w:right w:val="nil"/>
            </w:tcBorders>
            <w:shd w:val="clear" w:color="auto" w:fill="auto"/>
            <w:noWrap/>
            <w:vAlign w:val="bottom"/>
            <w:hideMark/>
          </w:tcPr>
          <w:p w14:paraId="271B34D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Plecoptera</w:t>
            </w:r>
          </w:p>
        </w:tc>
        <w:tc>
          <w:tcPr>
            <w:tcW w:w="634" w:type="pct"/>
            <w:tcBorders>
              <w:top w:val="nil"/>
              <w:left w:val="nil"/>
              <w:bottom w:val="nil"/>
              <w:right w:val="nil"/>
            </w:tcBorders>
            <w:shd w:val="clear" w:color="auto" w:fill="auto"/>
            <w:noWrap/>
            <w:vAlign w:val="bottom"/>
            <w:hideMark/>
          </w:tcPr>
          <w:p w14:paraId="59C62B69"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Leuctridae</w:t>
            </w:r>
            <w:proofErr w:type="spellEnd"/>
          </w:p>
        </w:tc>
        <w:tc>
          <w:tcPr>
            <w:tcW w:w="995" w:type="pct"/>
            <w:tcBorders>
              <w:top w:val="nil"/>
              <w:left w:val="nil"/>
              <w:bottom w:val="nil"/>
              <w:right w:val="nil"/>
            </w:tcBorders>
            <w:shd w:val="clear" w:color="auto" w:fill="auto"/>
            <w:noWrap/>
            <w:vAlign w:val="bottom"/>
            <w:hideMark/>
          </w:tcPr>
          <w:p w14:paraId="227C542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Leuctridae</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16B5436C"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BIGC</w:t>
            </w:r>
          </w:p>
        </w:tc>
        <w:tc>
          <w:tcPr>
            <w:tcW w:w="647" w:type="pct"/>
            <w:tcBorders>
              <w:top w:val="nil"/>
              <w:left w:val="nil"/>
              <w:bottom w:val="nil"/>
              <w:right w:val="nil"/>
            </w:tcBorders>
            <w:shd w:val="clear" w:color="auto" w:fill="auto"/>
            <w:noWrap/>
            <w:vAlign w:val="bottom"/>
            <w:hideMark/>
          </w:tcPr>
          <w:p w14:paraId="42E84540"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r w:rsidRPr="006525D0">
              <w:rPr>
                <w:rFonts w:ascii="Times New Roman" w:eastAsia="Times New Roman" w:hAnsi="Times New Roman" w:cs="Times New Roman"/>
                <w:i/>
                <w:iCs/>
                <w:color w:val="000000"/>
                <w:sz w:val="16"/>
                <w:szCs w:val="16"/>
              </w:rPr>
              <w:t>NA</w:t>
            </w:r>
          </w:p>
        </w:tc>
        <w:tc>
          <w:tcPr>
            <w:tcW w:w="983" w:type="pct"/>
            <w:tcBorders>
              <w:top w:val="nil"/>
              <w:left w:val="nil"/>
              <w:bottom w:val="nil"/>
              <w:right w:val="nil"/>
            </w:tcBorders>
            <w:shd w:val="clear" w:color="auto" w:fill="auto"/>
            <w:noWrap/>
            <w:vAlign w:val="bottom"/>
            <w:hideMark/>
          </w:tcPr>
          <w:p w14:paraId="63B578DF" w14:textId="144A5D1D"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Shredder/</w:t>
            </w:r>
            <w:r>
              <w:rPr>
                <w:rFonts w:ascii="Times New Roman" w:eastAsia="Times New Roman" w:hAnsi="Times New Roman" w:cs="Times New Roman"/>
                <w:color w:val="000000"/>
                <w:sz w:val="16"/>
                <w:szCs w:val="16"/>
              </w:rPr>
              <w:t>d</w:t>
            </w:r>
            <w:r w:rsidRPr="006525D0">
              <w:rPr>
                <w:rFonts w:ascii="Times New Roman" w:eastAsia="Times New Roman" w:hAnsi="Times New Roman" w:cs="Times New Roman"/>
                <w:color w:val="000000"/>
                <w:sz w:val="16"/>
                <w:szCs w:val="16"/>
              </w:rPr>
              <w:t>etritivore</w:t>
            </w:r>
          </w:p>
        </w:tc>
      </w:tr>
      <w:tr w:rsidR="006525D0" w:rsidRPr="006525D0" w14:paraId="0C2B1737" w14:textId="77777777" w:rsidTr="004F6A39">
        <w:trPr>
          <w:trHeight w:val="308"/>
        </w:trPr>
        <w:tc>
          <w:tcPr>
            <w:tcW w:w="492" w:type="pct"/>
            <w:tcBorders>
              <w:top w:val="nil"/>
              <w:left w:val="nil"/>
              <w:bottom w:val="nil"/>
              <w:right w:val="nil"/>
            </w:tcBorders>
            <w:shd w:val="clear" w:color="auto" w:fill="auto"/>
            <w:noWrap/>
            <w:vAlign w:val="bottom"/>
            <w:hideMark/>
          </w:tcPr>
          <w:p w14:paraId="26B6CB6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MART-B1</w:t>
            </w:r>
          </w:p>
        </w:tc>
        <w:tc>
          <w:tcPr>
            <w:tcW w:w="578" w:type="pct"/>
            <w:tcBorders>
              <w:top w:val="nil"/>
              <w:left w:val="nil"/>
              <w:bottom w:val="nil"/>
              <w:right w:val="nil"/>
            </w:tcBorders>
            <w:shd w:val="clear" w:color="auto" w:fill="auto"/>
            <w:noWrap/>
            <w:vAlign w:val="bottom"/>
            <w:hideMark/>
          </w:tcPr>
          <w:p w14:paraId="4DA5351C"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Diptera</w:t>
            </w:r>
          </w:p>
        </w:tc>
        <w:tc>
          <w:tcPr>
            <w:tcW w:w="634" w:type="pct"/>
            <w:tcBorders>
              <w:top w:val="nil"/>
              <w:left w:val="nil"/>
              <w:bottom w:val="nil"/>
              <w:right w:val="nil"/>
            </w:tcBorders>
            <w:shd w:val="clear" w:color="auto" w:fill="auto"/>
            <w:noWrap/>
            <w:vAlign w:val="bottom"/>
            <w:hideMark/>
          </w:tcPr>
          <w:p w14:paraId="55F34A16"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Tipulidae</w:t>
            </w:r>
            <w:proofErr w:type="spellEnd"/>
          </w:p>
        </w:tc>
        <w:tc>
          <w:tcPr>
            <w:tcW w:w="995" w:type="pct"/>
            <w:tcBorders>
              <w:top w:val="nil"/>
              <w:left w:val="nil"/>
              <w:bottom w:val="nil"/>
              <w:right w:val="nil"/>
            </w:tcBorders>
            <w:shd w:val="clear" w:color="auto" w:fill="auto"/>
            <w:noWrap/>
            <w:vAlign w:val="bottom"/>
            <w:hideMark/>
          </w:tcPr>
          <w:p w14:paraId="716E22CD"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Tipula</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293A197F"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MART</w:t>
            </w:r>
          </w:p>
        </w:tc>
        <w:tc>
          <w:tcPr>
            <w:tcW w:w="647" w:type="pct"/>
            <w:tcBorders>
              <w:top w:val="nil"/>
              <w:left w:val="nil"/>
              <w:bottom w:val="nil"/>
              <w:right w:val="nil"/>
            </w:tcBorders>
            <w:shd w:val="clear" w:color="auto" w:fill="auto"/>
            <w:noWrap/>
            <w:vAlign w:val="bottom"/>
            <w:hideMark/>
          </w:tcPr>
          <w:p w14:paraId="34F0DCE7"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Tipula</w:t>
            </w:r>
            <w:proofErr w:type="spellEnd"/>
          </w:p>
        </w:tc>
        <w:tc>
          <w:tcPr>
            <w:tcW w:w="983" w:type="pct"/>
            <w:tcBorders>
              <w:top w:val="nil"/>
              <w:left w:val="nil"/>
              <w:bottom w:val="nil"/>
              <w:right w:val="nil"/>
            </w:tcBorders>
            <w:shd w:val="clear" w:color="auto" w:fill="auto"/>
            <w:noWrap/>
            <w:vAlign w:val="bottom"/>
            <w:hideMark/>
          </w:tcPr>
          <w:p w14:paraId="17575380"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Predators</w:t>
            </w:r>
          </w:p>
        </w:tc>
      </w:tr>
      <w:tr w:rsidR="006525D0" w:rsidRPr="006525D0" w14:paraId="26F12A26" w14:textId="77777777" w:rsidTr="004F6A39">
        <w:trPr>
          <w:trHeight w:val="274"/>
        </w:trPr>
        <w:tc>
          <w:tcPr>
            <w:tcW w:w="492" w:type="pct"/>
            <w:tcBorders>
              <w:top w:val="nil"/>
              <w:left w:val="nil"/>
              <w:bottom w:val="nil"/>
              <w:right w:val="nil"/>
            </w:tcBorders>
            <w:shd w:val="clear" w:color="auto" w:fill="auto"/>
            <w:noWrap/>
            <w:vAlign w:val="bottom"/>
            <w:hideMark/>
          </w:tcPr>
          <w:p w14:paraId="6C2657EB"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MART-B2</w:t>
            </w:r>
          </w:p>
        </w:tc>
        <w:tc>
          <w:tcPr>
            <w:tcW w:w="578" w:type="pct"/>
            <w:tcBorders>
              <w:top w:val="nil"/>
              <w:left w:val="nil"/>
              <w:bottom w:val="nil"/>
              <w:right w:val="nil"/>
            </w:tcBorders>
            <w:shd w:val="clear" w:color="auto" w:fill="auto"/>
            <w:noWrap/>
            <w:vAlign w:val="bottom"/>
            <w:hideMark/>
          </w:tcPr>
          <w:p w14:paraId="1607C264"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Plecoptera</w:t>
            </w:r>
          </w:p>
        </w:tc>
        <w:tc>
          <w:tcPr>
            <w:tcW w:w="634" w:type="pct"/>
            <w:tcBorders>
              <w:top w:val="nil"/>
              <w:left w:val="nil"/>
              <w:bottom w:val="nil"/>
              <w:right w:val="nil"/>
            </w:tcBorders>
            <w:shd w:val="clear" w:color="auto" w:fill="auto"/>
            <w:noWrap/>
            <w:vAlign w:val="bottom"/>
            <w:hideMark/>
          </w:tcPr>
          <w:p w14:paraId="42B93F1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Chloroperlidae</w:t>
            </w:r>
            <w:proofErr w:type="spellEnd"/>
          </w:p>
        </w:tc>
        <w:tc>
          <w:tcPr>
            <w:tcW w:w="995" w:type="pct"/>
            <w:tcBorders>
              <w:top w:val="nil"/>
              <w:left w:val="nil"/>
              <w:bottom w:val="nil"/>
              <w:right w:val="nil"/>
            </w:tcBorders>
            <w:shd w:val="clear" w:color="auto" w:fill="auto"/>
            <w:noWrap/>
            <w:vAlign w:val="bottom"/>
            <w:hideMark/>
          </w:tcPr>
          <w:p w14:paraId="57B5F0C7"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Sweltsa</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79E2EE90"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MART</w:t>
            </w:r>
          </w:p>
        </w:tc>
        <w:tc>
          <w:tcPr>
            <w:tcW w:w="647" w:type="pct"/>
            <w:tcBorders>
              <w:top w:val="nil"/>
              <w:left w:val="nil"/>
              <w:bottom w:val="nil"/>
              <w:right w:val="nil"/>
            </w:tcBorders>
            <w:shd w:val="clear" w:color="auto" w:fill="auto"/>
            <w:noWrap/>
            <w:vAlign w:val="bottom"/>
            <w:hideMark/>
          </w:tcPr>
          <w:p w14:paraId="11E6F636"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Sweltsa</w:t>
            </w:r>
            <w:proofErr w:type="spellEnd"/>
          </w:p>
        </w:tc>
        <w:tc>
          <w:tcPr>
            <w:tcW w:w="983" w:type="pct"/>
            <w:tcBorders>
              <w:top w:val="nil"/>
              <w:left w:val="nil"/>
              <w:bottom w:val="nil"/>
              <w:right w:val="nil"/>
            </w:tcBorders>
            <w:shd w:val="clear" w:color="auto" w:fill="auto"/>
            <w:noWrap/>
            <w:vAlign w:val="bottom"/>
            <w:hideMark/>
          </w:tcPr>
          <w:p w14:paraId="64803EAC"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Predators</w:t>
            </w:r>
          </w:p>
        </w:tc>
      </w:tr>
      <w:tr w:rsidR="006525D0" w:rsidRPr="006525D0" w14:paraId="0CAD1835" w14:textId="77777777" w:rsidTr="004F6A39">
        <w:trPr>
          <w:trHeight w:val="274"/>
        </w:trPr>
        <w:tc>
          <w:tcPr>
            <w:tcW w:w="492" w:type="pct"/>
            <w:tcBorders>
              <w:top w:val="nil"/>
              <w:left w:val="nil"/>
              <w:bottom w:val="nil"/>
              <w:right w:val="nil"/>
            </w:tcBorders>
            <w:shd w:val="clear" w:color="auto" w:fill="auto"/>
            <w:noWrap/>
            <w:vAlign w:val="bottom"/>
            <w:hideMark/>
          </w:tcPr>
          <w:p w14:paraId="0CEAA93B"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MART-B3</w:t>
            </w:r>
          </w:p>
        </w:tc>
        <w:tc>
          <w:tcPr>
            <w:tcW w:w="578" w:type="pct"/>
            <w:tcBorders>
              <w:top w:val="nil"/>
              <w:left w:val="nil"/>
              <w:bottom w:val="nil"/>
              <w:right w:val="nil"/>
            </w:tcBorders>
            <w:shd w:val="clear" w:color="auto" w:fill="auto"/>
            <w:noWrap/>
            <w:vAlign w:val="bottom"/>
            <w:hideMark/>
          </w:tcPr>
          <w:p w14:paraId="216B037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Ephemeroptera</w:t>
            </w:r>
          </w:p>
        </w:tc>
        <w:tc>
          <w:tcPr>
            <w:tcW w:w="634" w:type="pct"/>
            <w:tcBorders>
              <w:top w:val="nil"/>
              <w:left w:val="nil"/>
              <w:bottom w:val="nil"/>
              <w:right w:val="nil"/>
            </w:tcBorders>
            <w:shd w:val="clear" w:color="auto" w:fill="auto"/>
            <w:noWrap/>
            <w:vAlign w:val="bottom"/>
            <w:hideMark/>
          </w:tcPr>
          <w:p w14:paraId="2170CD91"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Ephemerellidae</w:t>
            </w:r>
            <w:proofErr w:type="spellEnd"/>
          </w:p>
        </w:tc>
        <w:tc>
          <w:tcPr>
            <w:tcW w:w="995" w:type="pct"/>
            <w:tcBorders>
              <w:top w:val="nil"/>
              <w:left w:val="nil"/>
              <w:bottom w:val="nil"/>
              <w:right w:val="nil"/>
            </w:tcBorders>
            <w:shd w:val="clear" w:color="auto" w:fill="auto"/>
            <w:noWrap/>
            <w:vAlign w:val="bottom"/>
            <w:hideMark/>
          </w:tcPr>
          <w:p w14:paraId="7F8AE546"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Drunella</w:t>
            </w:r>
            <w:proofErr w:type="spellEnd"/>
            <w:r w:rsidRPr="006525D0">
              <w:rPr>
                <w:rFonts w:ascii="Times New Roman" w:eastAsia="Times New Roman" w:hAnsi="Times New Roman" w:cs="Times New Roman"/>
                <w:color w:val="000000"/>
                <w:sz w:val="16"/>
                <w:szCs w:val="16"/>
              </w:rPr>
              <w:t xml:space="preserve"> </w:t>
            </w:r>
            <w:proofErr w:type="spellStart"/>
            <w:r w:rsidRPr="006525D0">
              <w:rPr>
                <w:rFonts w:ascii="Times New Roman" w:eastAsia="Times New Roman" w:hAnsi="Times New Roman" w:cs="Times New Roman"/>
                <w:color w:val="000000"/>
                <w:sz w:val="16"/>
                <w:szCs w:val="16"/>
              </w:rPr>
              <w:t>doddsii</w:t>
            </w:r>
            <w:proofErr w:type="spellEnd"/>
          </w:p>
        </w:tc>
        <w:tc>
          <w:tcPr>
            <w:tcW w:w="671" w:type="pct"/>
            <w:tcBorders>
              <w:top w:val="nil"/>
              <w:left w:val="nil"/>
              <w:bottom w:val="nil"/>
              <w:right w:val="nil"/>
            </w:tcBorders>
            <w:shd w:val="clear" w:color="auto" w:fill="auto"/>
            <w:noWrap/>
            <w:vAlign w:val="bottom"/>
            <w:hideMark/>
          </w:tcPr>
          <w:p w14:paraId="0E8AB814"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MART</w:t>
            </w:r>
          </w:p>
        </w:tc>
        <w:tc>
          <w:tcPr>
            <w:tcW w:w="647" w:type="pct"/>
            <w:tcBorders>
              <w:top w:val="nil"/>
              <w:left w:val="nil"/>
              <w:bottom w:val="nil"/>
              <w:right w:val="nil"/>
            </w:tcBorders>
            <w:shd w:val="clear" w:color="auto" w:fill="auto"/>
            <w:noWrap/>
            <w:vAlign w:val="bottom"/>
            <w:hideMark/>
          </w:tcPr>
          <w:p w14:paraId="7AC47E4D"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Drunella</w:t>
            </w:r>
            <w:proofErr w:type="spellEnd"/>
          </w:p>
        </w:tc>
        <w:tc>
          <w:tcPr>
            <w:tcW w:w="983" w:type="pct"/>
            <w:tcBorders>
              <w:top w:val="nil"/>
              <w:left w:val="nil"/>
              <w:bottom w:val="nil"/>
              <w:right w:val="nil"/>
            </w:tcBorders>
            <w:shd w:val="clear" w:color="auto" w:fill="auto"/>
            <w:noWrap/>
            <w:vAlign w:val="bottom"/>
            <w:hideMark/>
          </w:tcPr>
          <w:p w14:paraId="5F2E4229"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Scrapers</w:t>
            </w:r>
          </w:p>
        </w:tc>
      </w:tr>
      <w:tr w:rsidR="006525D0" w:rsidRPr="006525D0" w14:paraId="11C325F4" w14:textId="77777777" w:rsidTr="004F6A39">
        <w:trPr>
          <w:trHeight w:val="274"/>
        </w:trPr>
        <w:tc>
          <w:tcPr>
            <w:tcW w:w="492" w:type="pct"/>
            <w:tcBorders>
              <w:top w:val="nil"/>
              <w:left w:val="nil"/>
              <w:bottom w:val="nil"/>
              <w:right w:val="nil"/>
            </w:tcBorders>
            <w:shd w:val="clear" w:color="auto" w:fill="auto"/>
            <w:noWrap/>
            <w:vAlign w:val="bottom"/>
            <w:hideMark/>
          </w:tcPr>
          <w:p w14:paraId="67865FA6"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MART-B4</w:t>
            </w:r>
          </w:p>
        </w:tc>
        <w:tc>
          <w:tcPr>
            <w:tcW w:w="578" w:type="pct"/>
            <w:tcBorders>
              <w:top w:val="nil"/>
              <w:left w:val="nil"/>
              <w:bottom w:val="nil"/>
              <w:right w:val="nil"/>
            </w:tcBorders>
            <w:shd w:val="clear" w:color="auto" w:fill="auto"/>
            <w:noWrap/>
            <w:vAlign w:val="bottom"/>
            <w:hideMark/>
          </w:tcPr>
          <w:p w14:paraId="29105E90"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Coleoptera</w:t>
            </w:r>
          </w:p>
        </w:tc>
        <w:tc>
          <w:tcPr>
            <w:tcW w:w="634" w:type="pct"/>
            <w:tcBorders>
              <w:top w:val="nil"/>
              <w:left w:val="nil"/>
              <w:bottom w:val="nil"/>
              <w:right w:val="nil"/>
            </w:tcBorders>
            <w:shd w:val="clear" w:color="auto" w:fill="auto"/>
            <w:noWrap/>
            <w:vAlign w:val="bottom"/>
            <w:hideMark/>
          </w:tcPr>
          <w:p w14:paraId="74088C6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Elmidae</w:t>
            </w:r>
            <w:proofErr w:type="spellEnd"/>
          </w:p>
        </w:tc>
        <w:tc>
          <w:tcPr>
            <w:tcW w:w="995" w:type="pct"/>
            <w:tcBorders>
              <w:top w:val="nil"/>
              <w:left w:val="nil"/>
              <w:bottom w:val="nil"/>
              <w:right w:val="nil"/>
            </w:tcBorders>
            <w:shd w:val="clear" w:color="auto" w:fill="auto"/>
            <w:noWrap/>
            <w:vAlign w:val="bottom"/>
            <w:hideMark/>
          </w:tcPr>
          <w:p w14:paraId="07005B2A"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Narpus</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33B60FD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MART</w:t>
            </w:r>
          </w:p>
        </w:tc>
        <w:tc>
          <w:tcPr>
            <w:tcW w:w="647" w:type="pct"/>
            <w:tcBorders>
              <w:top w:val="nil"/>
              <w:left w:val="nil"/>
              <w:bottom w:val="nil"/>
              <w:right w:val="nil"/>
            </w:tcBorders>
            <w:shd w:val="clear" w:color="auto" w:fill="auto"/>
            <w:noWrap/>
            <w:vAlign w:val="bottom"/>
            <w:hideMark/>
          </w:tcPr>
          <w:p w14:paraId="6A8A3358"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Narpus</w:t>
            </w:r>
            <w:proofErr w:type="spellEnd"/>
          </w:p>
        </w:tc>
        <w:tc>
          <w:tcPr>
            <w:tcW w:w="983" w:type="pct"/>
            <w:tcBorders>
              <w:top w:val="nil"/>
              <w:left w:val="nil"/>
              <w:bottom w:val="nil"/>
              <w:right w:val="nil"/>
            </w:tcBorders>
            <w:shd w:val="clear" w:color="auto" w:fill="auto"/>
            <w:noWrap/>
            <w:vAlign w:val="bottom"/>
            <w:hideMark/>
          </w:tcPr>
          <w:p w14:paraId="52E0B66C"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Gathering collectors</w:t>
            </w:r>
          </w:p>
        </w:tc>
      </w:tr>
      <w:tr w:rsidR="006525D0" w:rsidRPr="006525D0" w14:paraId="3E88BFC7" w14:textId="77777777" w:rsidTr="004F6A39">
        <w:trPr>
          <w:trHeight w:val="274"/>
        </w:trPr>
        <w:tc>
          <w:tcPr>
            <w:tcW w:w="492" w:type="pct"/>
            <w:tcBorders>
              <w:top w:val="nil"/>
              <w:left w:val="nil"/>
              <w:bottom w:val="nil"/>
              <w:right w:val="nil"/>
            </w:tcBorders>
            <w:shd w:val="clear" w:color="auto" w:fill="auto"/>
            <w:noWrap/>
            <w:vAlign w:val="bottom"/>
            <w:hideMark/>
          </w:tcPr>
          <w:p w14:paraId="0693B78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MART-B5</w:t>
            </w:r>
          </w:p>
        </w:tc>
        <w:tc>
          <w:tcPr>
            <w:tcW w:w="578" w:type="pct"/>
            <w:tcBorders>
              <w:top w:val="nil"/>
              <w:left w:val="nil"/>
              <w:bottom w:val="nil"/>
              <w:right w:val="nil"/>
            </w:tcBorders>
            <w:shd w:val="clear" w:color="auto" w:fill="auto"/>
            <w:noWrap/>
            <w:vAlign w:val="bottom"/>
            <w:hideMark/>
          </w:tcPr>
          <w:p w14:paraId="6BF40D6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Coleoptera</w:t>
            </w:r>
          </w:p>
        </w:tc>
        <w:tc>
          <w:tcPr>
            <w:tcW w:w="634" w:type="pct"/>
            <w:tcBorders>
              <w:top w:val="nil"/>
              <w:left w:val="nil"/>
              <w:bottom w:val="nil"/>
              <w:right w:val="nil"/>
            </w:tcBorders>
            <w:shd w:val="clear" w:color="auto" w:fill="auto"/>
            <w:noWrap/>
            <w:vAlign w:val="bottom"/>
            <w:hideMark/>
          </w:tcPr>
          <w:p w14:paraId="0CB423EF"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Psephenidae</w:t>
            </w:r>
            <w:proofErr w:type="spellEnd"/>
          </w:p>
        </w:tc>
        <w:tc>
          <w:tcPr>
            <w:tcW w:w="995" w:type="pct"/>
            <w:tcBorders>
              <w:top w:val="nil"/>
              <w:left w:val="nil"/>
              <w:bottom w:val="nil"/>
              <w:right w:val="nil"/>
            </w:tcBorders>
            <w:shd w:val="clear" w:color="auto" w:fill="auto"/>
            <w:noWrap/>
            <w:vAlign w:val="bottom"/>
            <w:hideMark/>
          </w:tcPr>
          <w:p w14:paraId="75D33BBF"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Ectopria</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43A809D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MART</w:t>
            </w:r>
          </w:p>
        </w:tc>
        <w:tc>
          <w:tcPr>
            <w:tcW w:w="647" w:type="pct"/>
            <w:tcBorders>
              <w:top w:val="nil"/>
              <w:left w:val="nil"/>
              <w:bottom w:val="nil"/>
              <w:right w:val="nil"/>
            </w:tcBorders>
            <w:shd w:val="clear" w:color="auto" w:fill="auto"/>
            <w:noWrap/>
            <w:vAlign w:val="bottom"/>
            <w:hideMark/>
          </w:tcPr>
          <w:p w14:paraId="208F70AD"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Ectopria</w:t>
            </w:r>
            <w:proofErr w:type="spellEnd"/>
          </w:p>
        </w:tc>
        <w:tc>
          <w:tcPr>
            <w:tcW w:w="983" w:type="pct"/>
            <w:tcBorders>
              <w:top w:val="nil"/>
              <w:left w:val="nil"/>
              <w:bottom w:val="nil"/>
              <w:right w:val="nil"/>
            </w:tcBorders>
            <w:shd w:val="clear" w:color="auto" w:fill="auto"/>
            <w:noWrap/>
            <w:vAlign w:val="bottom"/>
            <w:hideMark/>
          </w:tcPr>
          <w:p w14:paraId="39E26D5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Scrapers</w:t>
            </w:r>
          </w:p>
        </w:tc>
      </w:tr>
      <w:tr w:rsidR="006525D0" w:rsidRPr="006525D0" w14:paraId="36B44164" w14:textId="77777777" w:rsidTr="004F6A39">
        <w:trPr>
          <w:trHeight w:val="274"/>
        </w:trPr>
        <w:tc>
          <w:tcPr>
            <w:tcW w:w="492" w:type="pct"/>
            <w:tcBorders>
              <w:top w:val="nil"/>
              <w:left w:val="nil"/>
              <w:bottom w:val="nil"/>
              <w:right w:val="nil"/>
            </w:tcBorders>
            <w:shd w:val="clear" w:color="auto" w:fill="auto"/>
            <w:noWrap/>
            <w:vAlign w:val="bottom"/>
            <w:hideMark/>
          </w:tcPr>
          <w:p w14:paraId="1F31F8BB"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POSE-B11</w:t>
            </w:r>
          </w:p>
        </w:tc>
        <w:tc>
          <w:tcPr>
            <w:tcW w:w="578" w:type="pct"/>
            <w:tcBorders>
              <w:top w:val="nil"/>
              <w:left w:val="nil"/>
              <w:bottom w:val="nil"/>
              <w:right w:val="nil"/>
            </w:tcBorders>
            <w:shd w:val="clear" w:color="auto" w:fill="auto"/>
            <w:noWrap/>
            <w:vAlign w:val="bottom"/>
            <w:hideMark/>
          </w:tcPr>
          <w:p w14:paraId="5B1FE3B1"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Coleoptera</w:t>
            </w:r>
          </w:p>
        </w:tc>
        <w:tc>
          <w:tcPr>
            <w:tcW w:w="634" w:type="pct"/>
            <w:tcBorders>
              <w:top w:val="nil"/>
              <w:left w:val="nil"/>
              <w:bottom w:val="nil"/>
              <w:right w:val="nil"/>
            </w:tcBorders>
            <w:shd w:val="clear" w:color="auto" w:fill="auto"/>
            <w:noWrap/>
            <w:vAlign w:val="bottom"/>
            <w:hideMark/>
          </w:tcPr>
          <w:p w14:paraId="716EDB4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Elmidae</w:t>
            </w:r>
            <w:proofErr w:type="spellEnd"/>
          </w:p>
        </w:tc>
        <w:tc>
          <w:tcPr>
            <w:tcW w:w="995" w:type="pct"/>
            <w:tcBorders>
              <w:top w:val="nil"/>
              <w:left w:val="nil"/>
              <w:bottom w:val="nil"/>
              <w:right w:val="nil"/>
            </w:tcBorders>
            <w:shd w:val="clear" w:color="auto" w:fill="auto"/>
            <w:noWrap/>
            <w:vAlign w:val="bottom"/>
            <w:hideMark/>
          </w:tcPr>
          <w:p w14:paraId="44DE6AA3"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Optioservus</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23ADCC34"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POSE</w:t>
            </w:r>
          </w:p>
        </w:tc>
        <w:tc>
          <w:tcPr>
            <w:tcW w:w="647" w:type="pct"/>
            <w:tcBorders>
              <w:top w:val="nil"/>
              <w:left w:val="nil"/>
              <w:bottom w:val="nil"/>
              <w:right w:val="nil"/>
            </w:tcBorders>
            <w:shd w:val="clear" w:color="auto" w:fill="auto"/>
            <w:noWrap/>
            <w:vAlign w:val="bottom"/>
            <w:hideMark/>
          </w:tcPr>
          <w:p w14:paraId="5D7FAA53"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Optioservus</w:t>
            </w:r>
            <w:proofErr w:type="spellEnd"/>
          </w:p>
        </w:tc>
        <w:tc>
          <w:tcPr>
            <w:tcW w:w="983" w:type="pct"/>
            <w:tcBorders>
              <w:top w:val="nil"/>
              <w:left w:val="nil"/>
              <w:bottom w:val="nil"/>
              <w:right w:val="nil"/>
            </w:tcBorders>
            <w:shd w:val="clear" w:color="auto" w:fill="auto"/>
            <w:noWrap/>
            <w:vAlign w:val="bottom"/>
            <w:hideMark/>
          </w:tcPr>
          <w:p w14:paraId="05B61E47"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Gathering collectors</w:t>
            </w:r>
          </w:p>
        </w:tc>
      </w:tr>
      <w:tr w:rsidR="006525D0" w:rsidRPr="006525D0" w14:paraId="3B504D97" w14:textId="77777777" w:rsidTr="004F6A39">
        <w:trPr>
          <w:trHeight w:val="274"/>
        </w:trPr>
        <w:tc>
          <w:tcPr>
            <w:tcW w:w="492" w:type="pct"/>
            <w:tcBorders>
              <w:top w:val="nil"/>
              <w:left w:val="nil"/>
              <w:bottom w:val="single" w:sz="4" w:space="0" w:color="auto"/>
              <w:right w:val="nil"/>
            </w:tcBorders>
            <w:shd w:val="clear" w:color="auto" w:fill="auto"/>
            <w:noWrap/>
            <w:vAlign w:val="bottom"/>
            <w:hideMark/>
          </w:tcPr>
          <w:p w14:paraId="3C3D6AA0"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POSE-B12</w:t>
            </w:r>
          </w:p>
        </w:tc>
        <w:tc>
          <w:tcPr>
            <w:tcW w:w="578" w:type="pct"/>
            <w:tcBorders>
              <w:top w:val="nil"/>
              <w:left w:val="nil"/>
              <w:bottom w:val="single" w:sz="4" w:space="0" w:color="auto"/>
              <w:right w:val="nil"/>
            </w:tcBorders>
            <w:shd w:val="clear" w:color="auto" w:fill="auto"/>
            <w:noWrap/>
            <w:vAlign w:val="bottom"/>
            <w:hideMark/>
          </w:tcPr>
          <w:p w14:paraId="1B30590A"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Ephemeroptera</w:t>
            </w:r>
          </w:p>
        </w:tc>
        <w:tc>
          <w:tcPr>
            <w:tcW w:w="634" w:type="pct"/>
            <w:tcBorders>
              <w:top w:val="nil"/>
              <w:left w:val="nil"/>
              <w:bottom w:val="single" w:sz="4" w:space="0" w:color="auto"/>
              <w:right w:val="nil"/>
            </w:tcBorders>
            <w:shd w:val="clear" w:color="auto" w:fill="auto"/>
            <w:noWrap/>
            <w:vAlign w:val="bottom"/>
            <w:hideMark/>
          </w:tcPr>
          <w:p w14:paraId="28D4911A"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Leptophlebiidae</w:t>
            </w:r>
            <w:proofErr w:type="spellEnd"/>
          </w:p>
        </w:tc>
        <w:tc>
          <w:tcPr>
            <w:tcW w:w="995" w:type="pct"/>
            <w:tcBorders>
              <w:top w:val="nil"/>
              <w:left w:val="nil"/>
              <w:bottom w:val="single" w:sz="4" w:space="0" w:color="auto"/>
              <w:right w:val="nil"/>
            </w:tcBorders>
            <w:shd w:val="clear" w:color="auto" w:fill="auto"/>
            <w:noWrap/>
            <w:vAlign w:val="bottom"/>
            <w:hideMark/>
          </w:tcPr>
          <w:p w14:paraId="7DCF5C5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Paraleptophlebia</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single" w:sz="4" w:space="0" w:color="auto"/>
              <w:right w:val="nil"/>
            </w:tcBorders>
            <w:shd w:val="clear" w:color="auto" w:fill="auto"/>
            <w:noWrap/>
            <w:vAlign w:val="bottom"/>
            <w:hideMark/>
          </w:tcPr>
          <w:p w14:paraId="1715B9B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POSE</w:t>
            </w:r>
          </w:p>
        </w:tc>
        <w:tc>
          <w:tcPr>
            <w:tcW w:w="647" w:type="pct"/>
            <w:tcBorders>
              <w:top w:val="nil"/>
              <w:left w:val="nil"/>
              <w:bottom w:val="single" w:sz="4" w:space="0" w:color="auto"/>
              <w:right w:val="nil"/>
            </w:tcBorders>
            <w:shd w:val="clear" w:color="auto" w:fill="auto"/>
            <w:noWrap/>
            <w:vAlign w:val="bottom"/>
            <w:hideMark/>
          </w:tcPr>
          <w:p w14:paraId="37835C8E"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Paraleptophlebia</w:t>
            </w:r>
            <w:proofErr w:type="spellEnd"/>
          </w:p>
        </w:tc>
        <w:tc>
          <w:tcPr>
            <w:tcW w:w="983" w:type="pct"/>
            <w:tcBorders>
              <w:top w:val="nil"/>
              <w:left w:val="nil"/>
              <w:bottom w:val="single" w:sz="4" w:space="0" w:color="auto"/>
              <w:right w:val="nil"/>
            </w:tcBorders>
            <w:shd w:val="clear" w:color="auto" w:fill="auto"/>
            <w:noWrap/>
            <w:vAlign w:val="bottom"/>
            <w:hideMark/>
          </w:tcPr>
          <w:p w14:paraId="458285B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Gathering collectors</w:t>
            </w:r>
          </w:p>
        </w:tc>
      </w:tr>
    </w:tbl>
    <w:p w14:paraId="7DE9E893" w14:textId="33B47C25" w:rsidR="004F6A39" w:rsidRDefault="004F6A39" w:rsidP="00A34805">
      <w:pPr>
        <w:spacing w:line="480" w:lineRule="auto"/>
        <w:rPr>
          <w:rFonts w:ascii="Times New Roman" w:hAnsi="Times New Roman" w:cs="Times New Roman"/>
          <w:b/>
          <w:bCs/>
          <w:sz w:val="24"/>
          <w:szCs w:val="24"/>
        </w:rPr>
      </w:pPr>
      <w:bookmarkStart w:id="461" w:name="_Hlk108787013"/>
    </w:p>
    <w:p w14:paraId="216B1CB0" w14:textId="1CE1C1DB" w:rsidR="00D07E21" w:rsidRDefault="00D07E21" w:rsidP="00D07E21">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Table 1B. </w:t>
      </w:r>
      <w:r w:rsidRPr="00D07E21">
        <w:rPr>
          <w:rFonts w:ascii="Times New Roman" w:hAnsi="Times New Roman" w:cs="Times New Roman"/>
          <w:sz w:val="24"/>
          <w:szCs w:val="24"/>
        </w:rPr>
        <w:t xml:space="preserve">Summary of the macroinvertebrate samples obtained and used in </w:t>
      </w:r>
      <w:r>
        <w:rPr>
          <w:rFonts w:ascii="Times New Roman" w:hAnsi="Times New Roman" w:cs="Times New Roman"/>
          <w:sz w:val="24"/>
          <w:szCs w:val="24"/>
        </w:rPr>
        <w:t>subset analyses</w:t>
      </w:r>
    </w:p>
    <w:tbl>
      <w:tblPr>
        <w:tblW w:w="5515" w:type="pct"/>
        <w:jc w:val="center"/>
        <w:tblCellMar>
          <w:left w:w="0" w:type="dxa"/>
          <w:right w:w="0" w:type="dxa"/>
        </w:tblCellMar>
        <w:tblLook w:val="0600" w:firstRow="0" w:lastRow="0" w:firstColumn="0" w:lastColumn="0" w:noHBand="1" w:noVBand="1"/>
      </w:tblPr>
      <w:tblGrid>
        <w:gridCol w:w="1304"/>
        <w:gridCol w:w="1132"/>
        <w:gridCol w:w="1852"/>
        <w:gridCol w:w="2379"/>
        <w:gridCol w:w="1743"/>
        <w:gridCol w:w="1914"/>
      </w:tblGrid>
      <w:tr w:rsidR="00ED4207" w:rsidRPr="00D07E21" w14:paraId="20243B02" w14:textId="77777777" w:rsidTr="00ED4207">
        <w:trPr>
          <w:trHeight w:val="521"/>
          <w:jc w:val="center"/>
        </w:trPr>
        <w:tc>
          <w:tcPr>
            <w:tcW w:w="632" w:type="pct"/>
            <w:tcBorders>
              <w:top w:val="single" w:sz="4" w:space="0" w:color="auto"/>
              <w:left w:val="nil"/>
              <w:bottom w:val="single" w:sz="4" w:space="0" w:color="auto"/>
              <w:right w:val="nil"/>
            </w:tcBorders>
            <w:shd w:val="clear" w:color="auto" w:fill="auto"/>
            <w:tcMar>
              <w:top w:w="8" w:type="dxa"/>
              <w:left w:w="8" w:type="dxa"/>
              <w:bottom w:w="0" w:type="dxa"/>
              <w:right w:w="8" w:type="dxa"/>
            </w:tcMar>
            <w:vAlign w:val="bottom"/>
            <w:hideMark/>
          </w:tcPr>
          <w:p w14:paraId="173B058F" w14:textId="22606D69" w:rsidR="00ED4207" w:rsidRPr="00D07E21" w:rsidRDefault="00ED4207" w:rsidP="00ED4207">
            <w:pPr>
              <w:spacing w:after="0" w:line="240" w:lineRule="auto"/>
              <w:jc w:val="center"/>
              <w:textAlignment w:val="bottom"/>
              <w:rPr>
                <w:rFonts w:ascii="Times New Roman" w:eastAsia="Times New Roman" w:hAnsi="Times New Roman" w:cs="Times New Roman"/>
                <w:b/>
                <w:bCs/>
              </w:rPr>
            </w:pPr>
            <w:proofErr w:type="spellStart"/>
            <w:r w:rsidRPr="00D07E21">
              <w:rPr>
                <w:rFonts w:ascii="Times New Roman" w:eastAsia="Times New Roman" w:hAnsi="Times New Roman" w:cs="Times New Roman"/>
                <w:b/>
                <w:bCs/>
                <w:color w:val="000000"/>
                <w:kern w:val="24"/>
              </w:rPr>
              <w:t>SampleID</w:t>
            </w:r>
            <w:proofErr w:type="spellEnd"/>
          </w:p>
        </w:tc>
        <w:tc>
          <w:tcPr>
            <w:tcW w:w="548" w:type="pct"/>
            <w:tcBorders>
              <w:top w:val="single" w:sz="4" w:space="0" w:color="auto"/>
              <w:left w:val="nil"/>
              <w:bottom w:val="single" w:sz="4" w:space="0" w:color="auto"/>
              <w:right w:val="nil"/>
            </w:tcBorders>
            <w:shd w:val="clear" w:color="auto" w:fill="auto"/>
            <w:tcMar>
              <w:top w:w="8" w:type="dxa"/>
              <w:left w:w="8" w:type="dxa"/>
              <w:bottom w:w="0" w:type="dxa"/>
              <w:right w:w="8" w:type="dxa"/>
            </w:tcMar>
            <w:vAlign w:val="bottom"/>
            <w:hideMark/>
          </w:tcPr>
          <w:p w14:paraId="11B9198D" w14:textId="77777777" w:rsidR="00ED4207" w:rsidRPr="00D07E21" w:rsidRDefault="00ED4207" w:rsidP="00ED4207">
            <w:pPr>
              <w:spacing w:after="0" w:line="240" w:lineRule="auto"/>
              <w:jc w:val="center"/>
              <w:textAlignment w:val="bottom"/>
              <w:rPr>
                <w:rFonts w:ascii="Times New Roman" w:eastAsia="Times New Roman" w:hAnsi="Times New Roman" w:cs="Times New Roman"/>
                <w:b/>
                <w:bCs/>
              </w:rPr>
            </w:pPr>
            <w:r w:rsidRPr="00D07E21">
              <w:rPr>
                <w:rFonts w:ascii="Times New Roman" w:eastAsia="Times New Roman" w:hAnsi="Times New Roman" w:cs="Times New Roman"/>
                <w:b/>
                <w:bCs/>
                <w:color w:val="000000"/>
                <w:kern w:val="24"/>
              </w:rPr>
              <w:t>Locations</w:t>
            </w:r>
          </w:p>
        </w:tc>
        <w:tc>
          <w:tcPr>
            <w:tcW w:w="897" w:type="pct"/>
            <w:tcBorders>
              <w:top w:val="single" w:sz="4" w:space="0" w:color="auto"/>
              <w:left w:val="nil"/>
              <w:bottom w:val="single" w:sz="4" w:space="0" w:color="auto"/>
              <w:right w:val="nil"/>
            </w:tcBorders>
            <w:shd w:val="clear" w:color="auto" w:fill="auto"/>
            <w:tcMar>
              <w:top w:w="8" w:type="dxa"/>
              <w:left w:w="8" w:type="dxa"/>
              <w:bottom w:w="0" w:type="dxa"/>
              <w:right w:w="8" w:type="dxa"/>
            </w:tcMar>
            <w:vAlign w:val="bottom"/>
            <w:hideMark/>
          </w:tcPr>
          <w:p w14:paraId="0515E475" w14:textId="77777777" w:rsidR="00ED4207" w:rsidRPr="00D07E21" w:rsidRDefault="00ED4207" w:rsidP="00ED4207">
            <w:pPr>
              <w:spacing w:after="0" w:line="240" w:lineRule="auto"/>
              <w:jc w:val="center"/>
              <w:textAlignment w:val="bottom"/>
              <w:rPr>
                <w:rFonts w:ascii="Times New Roman" w:eastAsia="Times New Roman" w:hAnsi="Times New Roman" w:cs="Times New Roman"/>
                <w:b/>
                <w:bCs/>
              </w:rPr>
            </w:pPr>
            <w:r w:rsidRPr="00D07E21">
              <w:rPr>
                <w:rFonts w:ascii="Times New Roman" w:eastAsia="Times New Roman" w:hAnsi="Times New Roman" w:cs="Times New Roman"/>
                <w:b/>
                <w:bCs/>
                <w:color w:val="000000"/>
                <w:kern w:val="24"/>
              </w:rPr>
              <w:t>Family</w:t>
            </w:r>
          </w:p>
        </w:tc>
        <w:tc>
          <w:tcPr>
            <w:tcW w:w="1152" w:type="pct"/>
            <w:tcBorders>
              <w:top w:val="single" w:sz="4" w:space="0" w:color="auto"/>
              <w:left w:val="nil"/>
              <w:bottom w:val="single" w:sz="4" w:space="0" w:color="auto"/>
              <w:right w:val="nil"/>
            </w:tcBorders>
            <w:shd w:val="clear" w:color="auto" w:fill="auto"/>
            <w:tcMar>
              <w:top w:w="8" w:type="dxa"/>
              <w:left w:w="8" w:type="dxa"/>
              <w:bottom w:w="0" w:type="dxa"/>
              <w:right w:w="8" w:type="dxa"/>
            </w:tcMar>
            <w:vAlign w:val="bottom"/>
            <w:hideMark/>
          </w:tcPr>
          <w:p w14:paraId="33EA12C1" w14:textId="77777777" w:rsidR="00ED4207" w:rsidRPr="00D07E21" w:rsidRDefault="00ED4207" w:rsidP="00ED4207">
            <w:pPr>
              <w:spacing w:after="0" w:line="240" w:lineRule="auto"/>
              <w:jc w:val="center"/>
              <w:textAlignment w:val="bottom"/>
              <w:rPr>
                <w:rFonts w:ascii="Times New Roman" w:eastAsia="Times New Roman" w:hAnsi="Times New Roman" w:cs="Times New Roman"/>
                <w:b/>
                <w:bCs/>
              </w:rPr>
            </w:pPr>
            <w:proofErr w:type="spellStart"/>
            <w:r w:rsidRPr="00D07E21">
              <w:rPr>
                <w:rFonts w:ascii="Times New Roman" w:eastAsia="Times New Roman" w:hAnsi="Times New Roman" w:cs="Times New Roman"/>
                <w:b/>
                <w:bCs/>
                <w:color w:val="000000"/>
                <w:kern w:val="24"/>
              </w:rPr>
              <w:t>Feeding_Group</w:t>
            </w:r>
            <w:proofErr w:type="spellEnd"/>
          </w:p>
        </w:tc>
        <w:tc>
          <w:tcPr>
            <w:tcW w:w="844" w:type="pct"/>
            <w:tcBorders>
              <w:top w:val="single" w:sz="4" w:space="0" w:color="auto"/>
              <w:left w:val="nil"/>
              <w:bottom w:val="single" w:sz="4" w:space="0" w:color="auto"/>
              <w:right w:val="nil"/>
            </w:tcBorders>
            <w:shd w:val="clear" w:color="auto" w:fill="auto"/>
            <w:tcMar>
              <w:top w:w="8" w:type="dxa"/>
              <w:left w:w="8" w:type="dxa"/>
              <w:bottom w:w="0" w:type="dxa"/>
              <w:right w:w="8" w:type="dxa"/>
            </w:tcMar>
            <w:vAlign w:val="bottom"/>
            <w:hideMark/>
          </w:tcPr>
          <w:p w14:paraId="35DE3D12" w14:textId="77777777" w:rsidR="00ED4207" w:rsidRPr="00D07E21" w:rsidRDefault="00ED4207" w:rsidP="00ED4207">
            <w:pPr>
              <w:spacing w:after="0" w:line="240" w:lineRule="auto"/>
              <w:jc w:val="center"/>
              <w:textAlignment w:val="bottom"/>
              <w:rPr>
                <w:rFonts w:ascii="Times New Roman" w:eastAsia="Times New Roman" w:hAnsi="Times New Roman" w:cs="Times New Roman"/>
                <w:b/>
                <w:bCs/>
              </w:rPr>
            </w:pPr>
            <w:r w:rsidRPr="00D07E21">
              <w:rPr>
                <w:rFonts w:ascii="Times New Roman" w:eastAsia="Times New Roman" w:hAnsi="Times New Roman" w:cs="Times New Roman"/>
                <w:b/>
                <w:bCs/>
                <w:color w:val="000000"/>
                <w:kern w:val="24"/>
              </w:rPr>
              <w:t>order</w:t>
            </w:r>
          </w:p>
        </w:tc>
        <w:tc>
          <w:tcPr>
            <w:tcW w:w="927" w:type="pct"/>
            <w:tcBorders>
              <w:top w:val="single" w:sz="4" w:space="0" w:color="auto"/>
              <w:left w:val="nil"/>
              <w:bottom w:val="single" w:sz="4" w:space="0" w:color="auto"/>
              <w:right w:val="nil"/>
            </w:tcBorders>
            <w:shd w:val="clear" w:color="auto" w:fill="auto"/>
            <w:tcMar>
              <w:top w:w="8" w:type="dxa"/>
              <w:left w:w="8" w:type="dxa"/>
              <w:bottom w:w="0" w:type="dxa"/>
              <w:right w:w="8" w:type="dxa"/>
            </w:tcMar>
            <w:vAlign w:val="bottom"/>
            <w:hideMark/>
          </w:tcPr>
          <w:p w14:paraId="29D9B5E7" w14:textId="77777777" w:rsidR="00ED4207" w:rsidRPr="00D07E21" w:rsidRDefault="00ED4207" w:rsidP="00ED4207">
            <w:pPr>
              <w:spacing w:after="0" w:line="240" w:lineRule="auto"/>
              <w:jc w:val="center"/>
              <w:textAlignment w:val="bottom"/>
              <w:rPr>
                <w:rFonts w:ascii="Times New Roman" w:eastAsia="Times New Roman" w:hAnsi="Times New Roman" w:cs="Times New Roman"/>
                <w:b/>
                <w:bCs/>
              </w:rPr>
            </w:pPr>
            <w:proofErr w:type="spellStart"/>
            <w:r w:rsidRPr="00D07E21">
              <w:rPr>
                <w:rFonts w:ascii="Times New Roman" w:eastAsia="Times New Roman" w:hAnsi="Times New Roman" w:cs="Times New Roman"/>
                <w:b/>
                <w:bCs/>
                <w:color w:val="000000"/>
                <w:kern w:val="24"/>
              </w:rPr>
              <w:t>genus_taxized</w:t>
            </w:r>
            <w:proofErr w:type="spellEnd"/>
          </w:p>
        </w:tc>
      </w:tr>
      <w:tr w:rsidR="00ED4207" w:rsidRPr="00D07E21" w14:paraId="490B145E" w14:textId="77777777" w:rsidTr="00ED4207">
        <w:trPr>
          <w:trHeight w:val="472"/>
          <w:jc w:val="center"/>
        </w:trPr>
        <w:tc>
          <w:tcPr>
            <w:tcW w:w="632" w:type="pct"/>
            <w:tcBorders>
              <w:top w:val="single" w:sz="4" w:space="0" w:color="auto"/>
              <w:left w:val="nil"/>
              <w:bottom w:val="nil"/>
              <w:right w:val="nil"/>
            </w:tcBorders>
            <w:shd w:val="clear" w:color="auto" w:fill="auto"/>
            <w:tcMar>
              <w:top w:w="8" w:type="dxa"/>
              <w:left w:w="8" w:type="dxa"/>
              <w:bottom w:w="0" w:type="dxa"/>
              <w:right w:w="8" w:type="dxa"/>
            </w:tcMar>
            <w:vAlign w:val="bottom"/>
            <w:hideMark/>
          </w:tcPr>
          <w:p w14:paraId="28F87845"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MCDI-A32</w:t>
            </w:r>
          </w:p>
        </w:tc>
        <w:tc>
          <w:tcPr>
            <w:tcW w:w="548" w:type="pct"/>
            <w:tcBorders>
              <w:top w:val="single" w:sz="4" w:space="0" w:color="auto"/>
              <w:left w:val="nil"/>
              <w:bottom w:val="nil"/>
              <w:right w:val="nil"/>
            </w:tcBorders>
            <w:shd w:val="clear" w:color="auto" w:fill="auto"/>
            <w:tcMar>
              <w:top w:w="8" w:type="dxa"/>
              <w:left w:w="8" w:type="dxa"/>
              <w:bottom w:w="0" w:type="dxa"/>
              <w:right w:w="8" w:type="dxa"/>
            </w:tcMar>
            <w:vAlign w:val="bottom"/>
            <w:hideMark/>
          </w:tcPr>
          <w:p w14:paraId="06114D7A"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MCDI</w:t>
            </w:r>
          </w:p>
        </w:tc>
        <w:tc>
          <w:tcPr>
            <w:tcW w:w="897" w:type="pct"/>
            <w:tcBorders>
              <w:top w:val="single" w:sz="4" w:space="0" w:color="auto"/>
              <w:left w:val="nil"/>
              <w:bottom w:val="nil"/>
              <w:right w:val="nil"/>
            </w:tcBorders>
            <w:shd w:val="clear" w:color="auto" w:fill="auto"/>
            <w:tcMar>
              <w:top w:w="8" w:type="dxa"/>
              <w:left w:w="8" w:type="dxa"/>
              <w:bottom w:w="0" w:type="dxa"/>
              <w:right w:w="8" w:type="dxa"/>
            </w:tcMar>
            <w:vAlign w:val="bottom"/>
            <w:hideMark/>
          </w:tcPr>
          <w:p w14:paraId="60D5F026"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proofErr w:type="spellStart"/>
            <w:r w:rsidRPr="00D07E21">
              <w:rPr>
                <w:rFonts w:ascii="Times New Roman" w:eastAsia="Times New Roman" w:hAnsi="Times New Roman" w:cs="Times New Roman"/>
                <w:color w:val="000000"/>
                <w:kern w:val="24"/>
              </w:rPr>
              <w:t>Tipulidae</w:t>
            </w:r>
            <w:proofErr w:type="spellEnd"/>
          </w:p>
        </w:tc>
        <w:tc>
          <w:tcPr>
            <w:tcW w:w="1152" w:type="pct"/>
            <w:tcBorders>
              <w:top w:val="single" w:sz="4" w:space="0" w:color="auto"/>
              <w:left w:val="nil"/>
              <w:bottom w:val="nil"/>
              <w:right w:val="nil"/>
            </w:tcBorders>
            <w:shd w:val="clear" w:color="auto" w:fill="auto"/>
            <w:tcMar>
              <w:top w:w="8" w:type="dxa"/>
              <w:left w:w="8" w:type="dxa"/>
              <w:bottom w:w="0" w:type="dxa"/>
              <w:right w:w="8" w:type="dxa"/>
            </w:tcMar>
            <w:vAlign w:val="bottom"/>
            <w:hideMark/>
          </w:tcPr>
          <w:p w14:paraId="0A6ACFCE"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Predators</w:t>
            </w:r>
          </w:p>
        </w:tc>
        <w:tc>
          <w:tcPr>
            <w:tcW w:w="844" w:type="pct"/>
            <w:tcBorders>
              <w:top w:val="single" w:sz="4" w:space="0" w:color="auto"/>
              <w:left w:val="nil"/>
              <w:bottom w:val="nil"/>
              <w:right w:val="nil"/>
            </w:tcBorders>
            <w:shd w:val="clear" w:color="auto" w:fill="auto"/>
            <w:tcMar>
              <w:top w:w="8" w:type="dxa"/>
              <w:left w:w="8" w:type="dxa"/>
              <w:bottom w:w="0" w:type="dxa"/>
              <w:right w:w="8" w:type="dxa"/>
            </w:tcMar>
            <w:vAlign w:val="bottom"/>
            <w:hideMark/>
          </w:tcPr>
          <w:p w14:paraId="3EB2B7D3"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Diptera</w:t>
            </w:r>
          </w:p>
        </w:tc>
        <w:tc>
          <w:tcPr>
            <w:tcW w:w="927" w:type="pct"/>
            <w:tcBorders>
              <w:top w:val="single" w:sz="4" w:space="0" w:color="auto"/>
              <w:left w:val="nil"/>
              <w:bottom w:val="nil"/>
              <w:right w:val="nil"/>
            </w:tcBorders>
            <w:shd w:val="clear" w:color="auto" w:fill="auto"/>
            <w:tcMar>
              <w:top w:w="8" w:type="dxa"/>
              <w:left w:w="8" w:type="dxa"/>
              <w:bottom w:w="0" w:type="dxa"/>
              <w:right w:w="8" w:type="dxa"/>
            </w:tcMar>
            <w:vAlign w:val="bottom"/>
            <w:hideMark/>
          </w:tcPr>
          <w:p w14:paraId="6942F703"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proofErr w:type="spellStart"/>
            <w:r w:rsidRPr="00D07E21">
              <w:rPr>
                <w:rFonts w:ascii="Times New Roman" w:eastAsia="Times New Roman" w:hAnsi="Times New Roman" w:cs="Times New Roman"/>
                <w:color w:val="000000"/>
                <w:kern w:val="24"/>
              </w:rPr>
              <w:t>Tipula</w:t>
            </w:r>
            <w:proofErr w:type="spellEnd"/>
          </w:p>
        </w:tc>
      </w:tr>
      <w:tr w:rsidR="00ED4207" w:rsidRPr="00D07E21" w14:paraId="0CA6938C" w14:textId="77777777" w:rsidTr="00ED4207">
        <w:trPr>
          <w:trHeight w:val="472"/>
          <w:jc w:val="center"/>
        </w:trPr>
        <w:tc>
          <w:tcPr>
            <w:tcW w:w="632" w:type="pct"/>
            <w:tcBorders>
              <w:top w:val="nil"/>
              <w:left w:val="nil"/>
              <w:bottom w:val="nil"/>
              <w:right w:val="nil"/>
            </w:tcBorders>
            <w:shd w:val="clear" w:color="auto" w:fill="auto"/>
            <w:tcMar>
              <w:top w:w="8" w:type="dxa"/>
              <w:left w:w="8" w:type="dxa"/>
              <w:bottom w:w="0" w:type="dxa"/>
              <w:right w:w="8" w:type="dxa"/>
            </w:tcMar>
            <w:vAlign w:val="bottom"/>
            <w:hideMark/>
          </w:tcPr>
          <w:p w14:paraId="491931AA"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HOPB-A44</w:t>
            </w:r>
          </w:p>
        </w:tc>
        <w:tc>
          <w:tcPr>
            <w:tcW w:w="548" w:type="pct"/>
            <w:tcBorders>
              <w:top w:val="nil"/>
              <w:left w:val="nil"/>
              <w:bottom w:val="nil"/>
              <w:right w:val="nil"/>
            </w:tcBorders>
            <w:shd w:val="clear" w:color="auto" w:fill="auto"/>
            <w:tcMar>
              <w:top w:w="8" w:type="dxa"/>
              <w:left w:w="8" w:type="dxa"/>
              <w:bottom w:w="0" w:type="dxa"/>
              <w:right w:w="8" w:type="dxa"/>
            </w:tcMar>
            <w:vAlign w:val="bottom"/>
            <w:hideMark/>
          </w:tcPr>
          <w:p w14:paraId="363C54E9"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HOPB</w:t>
            </w:r>
          </w:p>
        </w:tc>
        <w:tc>
          <w:tcPr>
            <w:tcW w:w="897" w:type="pct"/>
            <w:tcBorders>
              <w:top w:val="nil"/>
              <w:left w:val="nil"/>
              <w:bottom w:val="nil"/>
              <w:right w:val="nil"/>
            </w:tcBorders>
            <w:shd w:val="clear" w:color="auto" w:fill="auto"/>
            <w:tcMar>
              <w:top w:w="8" w:type="dxa"/>
              <w:left w:w="8" w:type="dxa"/>
              <w:bottom w:w="0" w:type="dxa"/>
              <w:right w:w="8" w:type="dxa"/>
            </w:tcMar>
            <w:vAlign w:val="bottom"/>
            <w:hideMark/>
          </w:tcPr>
          <w:p w14:paraId="43923142"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proofErr w:type="spellStart"/>
            <w:r w:rsidRPr="00D07E21">
              <w:rPr>
                <w:rFonts w:ascii="Times New Roman" w:eastAsia="Times New Roman" w:hAnsi="Times New Roman" w:cs="Times New Roman"/>
                <w:color w:val="000000"/>
                <w:kern w:val="24"/>
              </w:rPr>
              <w:t>Leptophlebiidae</w:t>
            </w:r>
            <w:proofErr w:type="spellEnd"/>
          </w:p>
        </w:tc>
        <w:tc>
          <w:tcPr>
            <w:tcW w:w="1152" w:type="pct"/>
            <w:tcBorders>
              <w:top w:val="nil"/>
              <w:left w:val="nil"/>
              <w:bottom w:val="nil"/>
              <w:right w:val="nil"/>
            </w:tcBorders>
            <w:shd w:val="clear" w:color="auto" w:fill="auto"/>
            <w:tcMar>
              <w:top w:w="8" w:type="dxa"/>
              <w:left w:w="8" w:type="dxa"/>
              <w:bottom w:w="0" w:type="dxa"/>
              <w:right w:w="8" w:type="dxa"/>
            </w:tcMar>
            <w:vAlign w:val="bottom"/>
            <w:hideMark/>
          </w:tcPr>
          <w:p w14:paraId="5A7876CF"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Gathering collectors</w:t>
            </w:r>
          </w:p>
        </w:tc>
        <w:tc>
          <w:tcPr>
            <w:tcW w:w="844" w:type="pct"/>
            <w:tcBorders>
              <w:top w:val="nil"/>
              <w:left w:val="nil"/>
              <w:bottom w:val="nil"/>
              <w:right w:val="nil"/>
            </w:tcBorders>
            <w:shd w:val="clear" w:color="auto" w:fill="auto"/>
            <w:tcMar>
              <w:top w:w="8" w:type="dxa"/>
              <w:left w:w="8" w:type="dxa"/>
              <w:bottom w:w="0" w:type="dxa"/>
              <w:right w:w="8" w:type="dxa"/>
            </w:tcMar>
            <w:vAlign w:val="bottom"/>
            <w:hideMark/>
          </w:tcPr>
          <w:p w14:paraId="5A72C820"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Ephemeroptera</w:t>
            </w:r>
          </w:p>
        </w:tc>
        <w:tc>
          <w:tcPr>
            <w:tcW w:w="927" w:type="pct"/>
            <w:tcBorders>
              <w:top w:val="nil"/>
              <w:left w:val="nil"/>
              <w:bottom w:val="nil"/>
              <w:right w:val="nil"/>
            </w:tcBorders>
            <w:shd w:val="clear" w:color="auto" w:fill="auto"/>
            <w:tcMar>
              <w:top w:w="8" w:type="dxa"/>
              <w:left w:w="8" w:type="dxa"/>
              <w:bottom w:w="0" w:type="dxa"/>
              <w:right w:w="8" w:type="dxa"/>
            </w:tcMar>
            <w:vAlign w:val="bottom"/>
            <w:hideMark/>
          </w:tcPr>
          <w:p w14:paraId="0074672B"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proofErr w:type="spellStart"/>
            <w:r w:rsidRPr="00D07E21">
              <w:rPr>
                <w:rFonts w:ascii="Times New Roman" w:eastAsia="Times New Roman" w:hAnsi="Times New Roman" w:cs="Times New Roman"/>
                <w:color w:val="000000"/>
                <w:kern w:val="24"/>
              </w:rPr>
              <w:t>Paraleptophlebia</w:t>
            </w:r>
            <w:proofErr w:type="spellEnd"/>
          </w:p>
        </w:tc>
      </w:tr>
      <w:tr w:rsidR="00D07E21" w:rsidRPr="00D07E21" w14:paraId="264D62EB" w14:textId="77777777" w:rsidTr="00ED4207">
        <w:trPr>
          <w:trHeight w:val="472"/>
          <w:jc w:val="center"/>
        </w:trPr>
        <w:tc>
          <w:tcPr>
            <w:tcW w:w="632" w:type="pct"/>
            <w:tcBorders>
              <w:top w:val="nil"/>
              <w:left w:val="nil"/>
              <w:bottom w:val="nil"/>
              <w:right w:val="nil"/>
            </w:tcBorders>
            <w:shd w:val="clear" w:color="auto" w:fill="auto"/>
            <w:tcMar>
              <w:top w:w="8" w:type="dxa"/>
              <w:left w:w="8" w:type="dxa"/>
              <w:bottom w:w="0" w:type="dxa"/>
              <w:right w:w="8" w:type="dxa"/>
            </w:tcMar>
            <w:vAlign w:val="bottom"/>
            <w:hideMark/>
          </w:tcPr>
          <w:p w14:paraId="6D771ACE" w14:textId="77777777" w:rsidR="00D07E21" w:rsidRPr="00D07E21" w:rsidRDefault="00D07E21"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BLDE-A54</w:t>
            </w:r>
          </w:p>
        </w:tc>
        <w:tc>
          <w:tcPr>
            <w:tcW w:w="548" w:type="pct"/>
            <w:tcBorders>
              <w:top w:val="nil"/>
              <w:left w:val="nil"/>
              <w:bottom w:val="nil"/>
              <w:right w:val="nil"/>
            </w:tcBorders>
            <w:shd w:val="clear" w:color="auto" w:fill="auto"/>
            <w:tcMar>
              <w:top w:w="8" w:type="dxa"/>
              <w:left w:w="8" w:type="dxa"/>
              <w:bottom w:w="0" w:type="dxa"/>
              <w:right w:w="8" w:type="dxa"/>
            </w:tcMar>
            <w:vAlign w:val="bottom"/>
            <w:hideMark/>
          </w:tcPr>
          <w:p w14:paraId="400C39AD" w14:textId="77777777" w:rsidR="00D07E21" w:rsidRPr="00D07E21" w:rsidRDefault="00D07E21"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BLDE</w:t>
            </w:r>
          </w:p>
        </w:tc>
        <w:tc>
          <w:tcPr>
            <w:tcW w:w="897" w:type="pct"/>
            <w:tcBorders>
              <w:top w:val="nil"/>
              <w:left w:val="nil"/>
              <w:bottom w:val="nil"/>
              <w:right w:val="nil"/>
            </w:tcBorders>
            <w:shd w:val="clear" w:color="auto" w:fill="auto"/>
            <w:tcMar>
              <w:top w:w="8" w:type="dxa"/>
              <w:left w:w="8" w:type="dxa"/>
              <w:bottom w:w="0" w:type="dxa"/>
              <w:right w:w="8" w:type="dxa"/>
            </w:tcMar>
            <w:vAlign w:val="bottom"/>
            <w:hideMark/>
          </w:tcPr>
          <w:p w14:paraId="300D831B" w14:textId="77777777" w:rsidR="00D07E21" w:rsidRPr="00D07E21" w:rsidRDefault="00D07E21" w:rsidP="00ED4207">
            <w:pPr>
              <w:spacing w:after="0" w:line="240" w:lineRule="auto"/>
              <w:jc w:val="center"/>
              <w:textAlignment w:val="bottom"/>
              <w:rPr>
                <w:rFonts w:ascii="Times New Roman" w:eastAsia="Times New Roman" w:hAnsi="Times New Roman" w:cs="Times New Roman"/>
              </w:rPr>
            </w:pPr>
            <w:proofErr w:type="spellStart"/>
            <w:r w:rsidRPr="00D07E21">
              <w:rPr>
                <w:rFonts w:ascii="Times New Roman" w:eastAsia="Times New Roman" w:hAnsi="Times New Roman" w:cs="Times New Roman"/>
                <w:color w:val="000000"/>
                <w:kern w:val="24"/>
              </w:rPr>
              <w:t>Chloroperlidae</w:t>
            </w:r>
            <w:proofErr w:type="spellEnd"/>
          </w:p>
        </w:tc>
        <w:tc>
          <w:tcPr>
            <w:tcW w:w="1152" w:type="pct"/>
            <w:tcBorders>
              <w:top w:val="nil"/>
              <w:left w:val="nil"/>
              <w:bottom w:val="nil"/>
              <w:right w:val="nil"/>
            </w:tcBorders>
            <w:shd w:val="clear" w:color="auto" w:fill="auto"/>
            <w:tcMar>
              <w:top w:w="8" w:type="dxa"/>
              <w:left w:w="8" w:type="dxa"/>
              <w:bottom w:w="0" w:type="dxa"/>
              <w:right w:w="8" w:type="dxa"/>
            </w:tcMar>
            <w:vAlign w:val="bottom"/>
            <w:hideMark/>
          </w:tcPr>
          <w:p w14:paraId="116B73CF" w14:textId="77777777" w:rsidR="00D07E21" w:rsidRPr="00D07E21" w:rsidRDefault="00D07E21"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Predators</w:t>
            </w:r>
          </w:p>
        </w:tc>
        <w:tc>
          <w:tcPr>
            <w:tcW w:w="844" w:type="pct"/>
            <w:tcBorders>
              <w:top w:val="nil"/>
              <w:left w:val="nil"/>
              <w:bottom w:val="nil"/>
              <w:right w:val="nil"/>
            </w:tcBorders>
            <w:shd w:val="clear" w:color="auto" w:fill="auto"/>
            <w:tcMar>
              <w:top w:w="8" w:type="dxa"/>
              <w:left w:w="8" w:type="dxa"/>
              <w:bottom w:w="0" w:type="dxa"/>
              <w:right w:w="8" w:type="dxa"/>
            </w:tcMar>
            <w:vAlign w:val="bottom"/>
            <w:hideMark/>
          </w:tcPr>
          <w:p w14:paraId="62468D3C" w14:textId="77777777" w:rsidR="00D07E21" w:rsidRPr="00D07E21" w:rsidRDefault="00D07E21"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Plecoptera</w:t>
            </w:r>
          </w:p>
        </w:tc>
        <w:tc>
          <w:tcPr>
            <w:tcW w:w="927" w:type="pct"/>
            <w:tcBorders>
              <w:top w:val="nil"/>
              <w:left w:val="nil"/>
              <w:bottom w:val="nil"/>
              <w:right w:val="nil"/>
            </w:tcBorders>
            <w:shd w:val="clear" w:color="auto" w:fill="auto"/>
            <w:tcMar>
              <w:top w:w="8" w:type="dxa"/>
              <w:left w:w="8" w:type="dxa"/>
              <w:bottom w:w="0" w:type="dxa"/>
              <w:right w:w="8" w:type="dxa"/>
            </w:tcMar>
            <w:vAlign w:val="bottom"/>
            <w:hideMark/>
          </w:tcPr>
          <w:p w14:paraId="47A52A1D" w14:textId="77777777" w:rsidR="00D07E21" w:rsidRPr="00D07E21" w:rsidRDefault="00D07E21" w:rsidP="00ED4207">
            <w:pPr>
              <w:spacing w:after="0" w:line="240" w:lineRule="auto"/>
              <w:jc w:val="center"/>
              <w:textAlignment w:val="bottom"/>
              <w:rPr>
                <w:rFonts w:ascii="Times New Roman" w:eastAsia="Times New Roman" w:hAnsi="Times New Roman" w:cs="Times New Roman"/>
              </w:rPr>
            </w:pPr>
            <w:proofErr w:type="spellStart"/>
            <w:r w:rsidRPr="00D07E21">
              <w:rPr>
                <w:rFonts w:ascii="Times New Roman" w:eastAsia="Times New Roman" w:hAnsi="Times New Roman" w:cs="Times New Roman"/>
                <w:color w:val="000000"/>
                <w:kern w:val="24"/>
              </w:rPr>
              <w:t>Sweltsa</w:t>
            </w:r>
            <w:proofErr w:type="spellEnd"/>
          </w:p>
        </w:tc>
      </w:tr>
      <w:tr w:rsidR="00D07E21" w:rsidRPr="00D07E21" w14:paraId="7918109E" w14:textId="77777777" w:rsidTr="00ED4207">
        <w:trPr>
          <w:trHeight w:val="472"/>
          <w:jc w:val="center"/>
        </w:trPr>
        <w:tc>
          <w:tcPr>
            <w:tcW w:w="632" w:type="pct"/>
            <w:tcBorders>
              <w:top w:val="nil"/>
              <w:left w:val="nil"/>
              <w:bottom w:val="nil"/>
              <w:right w:val="nil"/>
            </w:tcBorders>
            <w:shd w:val="clear" w:color="auto" w:fill="auto"/>
            <w:tcMar>
              <w:top w:w="8" w:type="dxa"/>
              <w:left w:w="8" w:type="dxa"/>
              <w:bottom w:w="0" w:type="dxa"/>
              <w:right w:w="8" w:type="dxa"/>
            </w:tcMar>
            <w:vAlign w:val="bottom"/>
            <w:hideMark/>
          </w:tcPr>
          <w:p w14:paraId="01D896AF" w14:textId="77777777" w:rsidR="00D07E21" w:rsidRPr="00D07E21" w:rsidRDefault="00D07E21"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BIGC-A74</w:t>
            </w:r>
          </w:p>
        </w:tc>
        <w:tc>
          <w:tcPr>
            <w:tcW w:w="548" w:type="pct"/>
            <w:tcBorders>
              <w:top w:val="nil"/>
              <w:left w:val="nil"/>
              <w:bottom w:val="nil"/>
              <w:right w:val="nil"/>
            </w:tcBorders>
            <w:shd w:val="clear" w:color="auto" w:fill="auto"/>
            <w:tcMar>
              <w:top w:w="8" w:type="dxa"/>
              <w:left w:w="8" w:type="dxa"/>
              <w:bottom w:w="0" w:type="dxa"/>
              <w:right w:w="8" w:type="dxa"/>
            </w:tcMar>
            <w:vAlign w:val="bottom"/>
            <w:hideMark/>
          </w:tcPr>
          <w:p w14:paraId="0346823D" w14:textId="77777777" w:rsidR="00D07E21" w:rsidRPr="00D07E21" w:rsidRDefault="00D07E21"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BIGC</w:t>
            </w:r>
          </w:p>
        </w:tc>
        <w:tc>
          <w:tcPr>
            <w:tcW w:w="897" w:type="pct"/>
            <w:tcBorders>
              <w:top w:val="nil"/>
              <w:left w:val="nil"/>
              <w:bottom w:val="nil"/>
              <w:right w:val="nil"/>
            </w:tcBorders>
            <w:shd w:val="clear" w:color="auto" w:fill="auto"/>
            <w:tcMar>
              <w:top w:w="8" w:type="dxa"/>
              <w:left w:w="8" w:type="dxa"/>
              <w:bottom w:w="0" w:type="dxa"/>
              <w:right w:w="8" w:type="dxa"/>
            </w:tcMar>
            <w:vAlign w:val="bottom"/>
            <w:hideMark/>
          </w:tcPr>
          <w:p w14:paraId="42FF031A" w14:textId="77777777" w:rsidR="00D07E21" w:rsidRPr="00D07E21" w:rsidRDefault="00D07E21" w:rsidP="00ED4207">
            <w:pPr>
              <w:spacing w:after="0" w:line="240" w:lineRule="auto"/>
              <w:jc w:val="center"/>
              <w:textAlignment w:val="bottom"/>
              <w:rPr>
                <w:rFonts w:ascii="Times New Roman" w:eastAsia="Times New Roman" w:hAnsi="Times New Roman" w:cs="Times New Roman"/>
              </w:rPr>
            </w:pPr>
            <w:proofErr w:type="spellStart"/>
            <w:r w:rsidRPr="00D07E21">
              <w:rPr>
                <w:rFonts w:ascii="Times New Roman" w:eastAsia="Times New Roman" w:hAnsi="Times New Roman" w:cs="Times New Roman"/>
                <w:color w:val="000000"/>
                <w:kern w:val="24"/>
              </w:rPr>
              <w:t>Chloroperlidae</w:t>
            </w:r>
            <w:proofErr w:type="spellEnd"/>
          </w:p>
        </w:tc>
        <w:tc>
          <w:tcPr>
            <w:tcW w:w="1152" w:type="pct"/>
            <w:tcBorders>
              <w:top w:val="nil"/>
              <w:left w:val="nil"/>
              <w:bottom w:val="nil"/>
              <w:right w:val="nil"/>
            </w:tcBorders>
            <w:shd w:val="clear" w:color="auto" w:fill="auto"/>
            <w:tcMar>
              <w:top w:w="8" w:type="dxa"/>
              <w:left w:w="8" w:type="dxa"/>
              <w:bottom w:w="0" w:type="dxa"/>
              <w:right w:w="8" w:type="dxa"/>
            </w:tcMar>
            <w:vAlign w:val="bottom"/>
            <w:hideMark/>
          </w:tcPr>
          <w:p w14:paraId="4C26C4FA" w14:textId="77777777" w:rsidR="00D07E21" w:rsidRPr="00D07E21" w:rsidRDefault="00D07E21"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Predators</w:t>
            </w:r>
          </w:p>
        </w:tc>
        <w:tc>
          <w:tcPr>
            <w:tcW w:w="844" w:type="pct"/>
            <w:tcBorders>
              <w:top w:val="nil"/>
              <w:left w:val="nil"/>
              <w:bottom w:val="nil"/>
              <w:right w:val="nil"/>
            </w:tcBorders>
            <w:shd w:val="clear" w:color="auto" w:fill="auto"/>
            <w:tcMar>
              <w:top w:w="8" w:type="dxa"/>
              <w:left w:w="8" w:type="dxa"/>
              <w:bottom w:w="0" w:type="dxa"/>
              <w:right w:w="8" w:type="dxa"/>
            </w:tcMar>
            <w:vAlign w:val="bottom"/>
            <w:hideMark/>
          </w:tcPr>
          <w:p w14:paraId="065F9513" w14:textId="77777777" w:rsidR="00D07E21" w:rsidRPr="00D07E21" w:rsidRDefault="00D07E21"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Plecoptera</w:t>
            </w:r>
          </w:p>
        </w:tc>
        <w:tc>
          <w:tcPr>
            <w:tcW w:w="927" w:type="pct"/>
            <w:tcBorders>
              <w:top w:val="nil"/>
              <w:left w:val="nil"/>
              <w:bottom w:val="nil"/>
              <w:right w:val="nil"/>
            </w:tcBorders>
            <w:shd w:val="clear" w:color="auto" w:fill="auto"/>
            <w:tcMar>
              <w:top w:w="8" w:type="dxa"/>
              <w:left w:w="8" w:type="dxa"/>
              <w:bottom w:w="0" w:type="dxa"/>
              <w:right w:w="8" w:type="dxa"/>
            </w:tcMar>
            <w:vAlign w:val="bottom"/>
            <w:hideMark/>
          </w:tcPr>
          <w:p w14:paraId="1BE69CBF" w14:textId="77777777" w:rsidR="00D07E21" w:rsidRPr="00D07E21" w:rsidRDefault="00D07E21" w:rsidP="00ED4207">
            <w:pPr>
              <w:spacing w:after="0" w:line="240" w:lineRule="auto"/>
              <w:jc w:val="center"/>
              <w:textAlignment w:val="bottom"/>
              <w:rPr>
                <w:rFonts w:ascii="Times New Roman" w:eastAsia="Times New Roman" w:hAnsi="Times New Roman" w:cs="Times New Roman"/>
              </w:rPr>
            </w:pPr>
            <w:proofErr w:type="spellStart"/>
            <w:r w:rsidRPr="00D07E21">
              <w:rPr>
                <w:rFonts w:ascii="Times New Roman" w:eastAsia="Times New Roman" w:hAnsi="Times New Roman" w:cs="Times New Roman"/>
                <w:color w:val="000000"/>
                <w:kern w:val="24"/>
              </w:rPr>
              <w:t>Sweltsa</w:t>
            </w:r>
            <w:proofErr w:type="spellEnd"/>
          </w:p>
        </w:tc>
      </w:tr>
      <w:tr w:rsidR="00D07E21" w:rsidRPr="00D07E21" w14:paraId="3F6353EE" w14:textId="77777777" w:rsidTr="00ED4207">
        <w:trPr>
          <w:trHeight w:val="472"/>
          <w:jc w:val="center"/>
        </w:trPr>
        <w:tc>
          <w:tcPr>
            <w:tcW w:w="632" w:type="pct"/>
            <w:tcBorders>
              <w:top w:val="nil"/>
              <w:left w:val="nil"/>
              <w:bottom w:val="nil"/>
              <w:right w:val="nil"/>
            </w:tcBorders>
            <w:shd w:val="clear" w:color="auto" w:fill="auto"/>
            <w:tcMar>
              <w:top w:w="8" w:type="dxa"/>
              <w:left w:w="8" w:type="dxa"/>
              <w:bottom w:w="0" w:type="dxa"/>
              <w:right w:w="8" w:type="dxa"/>
            </w:tcMar>
            <w:vAlign w:val="bottom"/>
            <w:hideMark/>
          </w:tcPr>
          <w:p w14:paraId="2B42774F" w14:textId="77777777" w:rsidR="00D07E21" w:rsidRPr="00D07E21" w:rsidRDefault="00D07E21"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MART-B1</w:t>
            </w:r>
          </w:p>
        </w:tc>
        <w:tc>
          <w:tcPr>
            <w:tcW w:w="548" w:type="pct"/>
            <w:tcBorders>
              <w:top w:val="nil"/>
              <w:left w:val="nil"/>
              <w:bottom w:val="nil"/>
              <w:right w:val="nil"/>
            </w:tcBorders>
            <w:shd w:val="clear" w:color="auto" w:fill="auto"/>
            <w:tcMar>
              <w:top w:w="8" w:type="dxa"/>
              <w:left w:w="8" w:type="dxa"/>
              <w:bottom w:w="0" w:type="dxa"/>
              <w:right w:w="8" w:type="dxa"/>
            </w:tcMar>
            <w:vAlign w:val="bottom"/>
            <w:hideMark/>
          </w:tcPr>
          <w:p w14:paraId="6C91FDD7" w14:textId="77777777" w:rsidR="00D07E21" w:rsidRPr="00D07E21" w:rsidRDefault="00D07E21"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MART</w:t>
            </w:r>
          </w:p>
        </w:tc>
        <w:tc>
          <w:tcPr>
            <w:tcW w:w="897" w:type="pct"/>
            <w:tcBorders>
              <w:top w:val="nil"/>
              <w:left w:val="nil"/>
              <w:bottom w:val="nil"/>
              <w:right w:val="nil"/>
            </w:tcBorders>
            <w:shd w:val="clear" w:color="auto" w:fill="auto"/>
            <w:tcMar>
              <w:top w:w="8" w:type="dxa"/>
              <w:left w:w="8" w:type="dxa"/>
              <w:bottom w:w="0" w:type="dxa"/>
              <w:right w:w="8" w:type="dxa"/>
            </w:tcMar>
            <w:vAlign w:val="bottom"/>
            <w:hideMark/>
          </w:tcPr>
          <w:p w14:paraId="37C41878" w14:textId="77777777" w:rsidR="00D07E21" w:rsidRPr="00D07E21" w:rsidRDefault="00D07E21" w:rsidP="00ED4207">
            <w:pPr>
              <w:spacing w:after="0" w:line="240" w:lineRule="auto"/>
              <w:jc w:val="center"/>
              <w:textAlignment w:val="bottom"/>
              <w:rPr>
                <w:rFonts w:ascii="Times New Roman" w:eastAsia="Times New Roman" w:hAnsi="Times New Roman" w:cs="Times New Roman"/>
              </w:rPr>
            </w:pPr>
            <w:proofErr w:type="spellStart"/>
            <w:r w:rsidRPr="00D07E21">
              <w:rPr>
                <w:rFonts w:ascii="Times New Roman" w:eastAsia="Times New Roman" w:hAnsi="Times New Roman" w:cs="Times New Roman"/>
                <w:color w:val="000000"/>
                <w:kern w:val="24"/>
              </w:rPr>
              <w:t>Tipulidae</w:t>
            </w:r>
            <w:proofErr w:type="spellEnd"/>
          </w:p>
        </w:tc>
        <w:tc>
          <w:tcPr>
            <w:tcW w:w="1152" w:type="pct"/>
            <w:tcBorders>
              <w:top w:val="nil"/>
              <w:left w:val="nil"/>
              <w:bottom w:val="nil"/>
              <w:right w:val="nil"/>
            </w:tcBorders>
            <w:shd w:val="clear" w:color="auto" w:fill="auto"/>
            <w:tcMar>
              <w:top w:w="8" w:type="dxa"/>
              <w:left w:w="8" w:type="dxa"/>
              <w:bottom w:w="0" w:type="dxa"/>
              <w:right w:w="8" w:type="dxa"/>
            </w:tcMar>
            <w:vAlign w:val="bottom"/>
            <w:hideMark/>
          </w:tcPr>
          <w:p w14:paraId="78EB74B4" w14:textId="77777777" w:rsidR="00D07E21" w:rsidRPr="00D07E21" w:rsidRDefault="00D07E21"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Predators</w:t>
            </w:r>
          </w:p>
        </w:tc>
        <w:tc>
          <w:tcPr>
            <w:tcW w:w="844" w:type="pct"/>
            <w:tcBorders>
              <w:top w:val="nil"/>
              <w:left w:val="nil"/>
              <w:bottom w:val="nil"/>
              <w:right w:val="nil"/>
            </w:tcBorders>
            <w:shd w:val="clear" w:color="auto" w:fill="auto"/>
            <w:tcMar>
              <w:top w:w="8" w:type="dxa"/>
              <w:left w:w="8" w:type="dxa"/>
              <w:bottom w:w="0" w:type="dxa"/>
              <w:right w:w="8" w:type="dxa"/>
            </w:tcMar>
            <w:vAlign w:val="bottom"/>
            <w:hideMark/>
          </w:tcPr>
          <w:p w14:paraId="7BE917AC" w14:textId="77777777" w:rsidR="00D07E21" w:rsidRPr="00D07E21" w:rsidRDefault="00D07E21"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Diptera</w:t>
            </w:r>
          </w:p>
        </w:tc>
        <w:tc>
          <w:tcPr>
            <w:tcW w:w="927" w:type="pct"/>
            <w:tcBorders>
              <w:top w:val="nil"/>
              <w:left w:val="nil"/>
              <w:bottom w:val="nil"/>
              <w:right w:val="nil"/>
            </w:tcBorders>
            <w:shd w:val="clear" w:color="auto" w:fill="auto"/>
            <w:tcMar>
              <w:top w:w="8" w:type="dxa"/>
              <w:left w:w="8" w:type="dxa"/>
              <w:bottom w:w="0" w:type="dxa"/>
              <w:right w:w="8" w:type="dxa"/>
            </w:tcMar>
            <w:vAlign w:val="bottom"/>
            <w:hideMark/>
          </w:tcPr>
          <w:p w14:paraId="383E0C1C" w14:textId="77777777" w:rsidR="00D07E21" w:rsidRPr="00D07E21" w:rsidRDefault="00D07E21" w:rsidP="00ED4207">
            <w:pPr>
              <w:spacing w:after="0" w:line="240" w:lineRule="auto"/>
              <w:jc w:val="center"/>
              <w:textAlignment w:val="bottom"/>
              <w:rPr>
                <w:rFonts w:ascii="Times New Roman" w:eastAsia="Times New Roman" w:hAnsi="Times New Roman" w:cs="Times New Roman"/>
              </w:rPr>
            </w:pPr>
            <w:proofErr w:type="spellStart"/>
            <w:r w:rsidRPr="00D07E21">
              <w:rPr>
                <w:rFonts w:ascii="Times New Roman" w:eastAsia="Times New Roman" w:hAnsi="Times New Roman" w:cs="Times New Roman"/>
                <w:color w:val="000000"/>
                <w:kern w:val="24"/>
              </w:rPr>
              <w:t>Tipula</w:t>
            </w:r>
            <w:proofErr w:type="spellEnd"/>
          </w:p>
        </w:tc>
      </w:tr>
      <w:tr w:rsidR="00ED4207" w:rsidRPr="00D07E21" w14:paraId="301C247F" w14:textId="77777777" w:rsidTr="00ED4207">
        <w:trPr>
          <w:trHeight w:val="472"/>
          <w:jc w:val="center"/>
        </w:trPr>
        <w:tc>
          <w:tcPr>
            <w:tcW w:w="632" w:type="pct"/>
            <w:tcBorders>
              <w:top w:val="nil"/>
              <w:left w:val="nil"/>
              <w:right w:val="nil"/>
            </w:tcBorders>
            <w:shd w:val="clear" w:color="auto" w:fill="auto"/>
            <w:tcMar>
              <w:top w:w="8" w:type="dxa"/>
              <w:left w:w="8" w:type="dxa"/>
              <w:bottom w:w="0" w:type="dxa"/>
              <w:right w:w="8" w:type="dxa"/>
            </w:tcMar>
            <w:vAlign w:val="bottom"/>
            <w:hideMark/>
          </w:tcPr>
          <w:p w14:paraId="6097AF6B"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MART-B2</w:t>
            </w:r>
          </w:p>
        </w:tc>
        <w:tc>
          <w:tcPr>
            <w:tcW w:w="548" w:type="pct"/>
            <w:tcBorders>
              <w:top w:val="nil"/>
              <w:left w:val="nil"/>
              <w:right w:val="nil"/>
            </w:tcBorders>
            <w:shd w:val="clear" w:color="auto" w:fill="auto"/>
            <w:tcMar>
              <w:top w:w="8" w:type="dxa"/>
              <w:left w:w="8" w:type="dxa"/>
              <w:bottom w:w="0" w:type="dxa"/>
              <w:right w:w="8" w:type="dxa"/>
            </w:tcMar>
            <w:vAlign w:val="bottom"/>
            <w:hideMark/>
          </w:tcPr>
          <w:p w14:paraId="26F5A552"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MART</w:t>
            </w:r>
          </w:p>
        </w:tc>
        <w:tc>
          <w:tcPr>
            <w:tcW w:w="897" w:type="pct"/>
            <w:tcBorders>
              <w:top w:val="nil"/>
              <w:left w:val="nil"/>
              <w:right w:val="nil"/>
            </w:tcBorders>
            <w:shd w:val="clear" w:color="auto" w:fill="auto"/>
            <w:tcMar>
              <w:top w:w="8" w:type="dxa"/>
              <w:left w:w="8" w:type="dxa"/>
              <w:bottom w:w="0" w:type="dxa"/>
              <w:right w:w="8" w:type="dxa"/>
            </w:tcMar>
            <w:vAlign w:val="bottom"/>
            <w:hideMark/>
          </w:tcPr>
          <w:p w14:paraId="38D3F742"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proofErr w:type="spellStart"/>
            <w:r w:rsidRPr="00D07E21">
              <w:rPr>
                <w:rFonts w:ascii="Times New Roman" w:eastAsia="Times New Roman" w:hAnsi="Times New Roman" w:cs="Times New Roman"/>
                <w:color w:val="000000"/>
                <w:kern w:val="24"/>
              </w:rPr>
              <w:t>Chloroperlidae</w:t>
            </w:r>
            <w:proofErr w:type="spellEnd"/>
          </w:p>
        </w:tc>
        <w:tc>
          <w:tcPr>
            <w:tcW w:w="1152" w:type="pct"/>
            <w:tcBorders>
              <w:top w:val="nil"/>
              <w:left w:val="nil"/>
              <w:right w:val="nil"/>
            </w:tcBorders>
            <w:shd w:val="clear" w:color="auto" w:fill="auto"/>
            <w:tcMar>
              <w:top w:w="8" w:type="dxa"/>
              <w:left w:w="8" w:type="dxa"/>
              <w:bottom w:w="0" w:type="dxa"/>
              <w:right w:w="8" w:type="dxa"/>
            </w:tcMar>
            <w:vAlign w:val="bottom"/>
            <w:hideMark/>
          </w:tcPr>
          <w:p w14:paraId="36C168DB"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Predators</w:t>
            </w:r>
          </w:p>
        </w:tc>
        <w:tc>
          <w:tcPr>
            <w:tcW w:w="844" w:type="pct"/>
            <w:tcBorders>
              <w:top w:val="nil"/>
              <w:left w:val="nil"/>
              <w:right w:val="nil"/>
            </w:tcBorders>
            <w:shd w:val="clear" w:color="auto" w:fill="auto"/>
            <w:tcMar>
              <w:top w:w="8" w:type="dxa"/>
              <w:left w:w="8" w:type="dxa"/>
              <w:bottom w:w="0" w:type="dxa"/>
              <w:right w:w="8" w:type="dxa"/>
            </w:tcMar>
            <w:vAlign w:val="bottom"/>
            <w:hideMark/>
          </w:tcPr>
          <w:p w14:paraId="34E07725"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Plecoptera</w:t>
            </w:r>
          </w:p>
        </w:tc>
        <w:tc>
          <w:tcPr>
            <w:tcW w:w="927" w:type="pct"/>
            <w:tcBorders>
              <w:top w:val="nil"/>
              <w:left w:val="nil"/>
              <w:right w:val="nil"/>
            </w:tcBorders>
            <w:shd w:val="clear" w:color="auto" w:fill="auto"/>
            <w:tcMar>
              <w:top w:w="8" w:type="dxa"/>
              <w:left w:w="8" w:type="dxa"/>
              <w:bottom w:w="0" w:type="dxa"/>
              <w:right w:w="8" w:type="dxa"/>
            </w:tcMar>
            <w:vAlign w:val="bottom"/>
            <w:hideMark/>
          </w:tcPr>
          <w:p w14:paraId="22479B43"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proofErr w:type="spellStart"/>
            <w:r w:rsidRPr="00D07E21">
              <w:rPr>
                <w:rFonts w:ascii="Times New Roman" w:eastAsia="Times New Roman" w:hAnsi="Times New Roman" w:cs="Times New Roman"/>
                <w:color w:val="000000"/>
                <w:kern w:val="24"/>
              </w:rPr>
              <w:t>Sweltsa</w:t>
            </w:r>
            <w:proofErr w:type="spellEnd"/>
          </w:p>
        </w:tc>
      </w:tr>
      <w:tr w:rsidR="00ED4207" w:rsidRPr="00D07E21" w14:paraId="0D60A7C4" w14:textId="77777777" w:rsidTr="00ED4207">
        <w:trPr>
          <w:trHeight w:val="604"/>
          <w:jc w:val="center"/>
        </w:trPr>
        <w:tc>
          <w:tcPr>
            <w:tcW w:w="632" w:type="pct"/>
            <w:tcBorders>
              <w:top w:val="nil"/>
              <w:left w:val="nil"/>
              <w:bottom w:val="single" w:sz="4" w:space="0" w:color="auto"/>
              <w:right w:val="nil"/>
            </w:tcBorders>
            <w:shd w:val="clear" w:color="auto" w:fill="auto"/>
            <w:tcMar>
              <w:top w:w="8" w:type="dxa"/>
              <w:left w:w="8" w:type="dxa"/>
              <w:bottom w:w="0" w:type="dxa"/>
              <w:right w:w="8" w:type="dxa"/>
            </w:tcMar>
            <w:vAlign w:val="bottom"/>
            <w:hideMark/>
          </w:tcPr>
          <w:p w14:paraId="42B0D6BB"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POSE-B12</w:t>
            </w:r>
          </w:p>
        </w:tc>
        <w:tc>
          <w:tcPr>
            <w:tcW w:w="548" w:type="pct"/>
            <w:tcBorders>
              <w:top w:val="nil"/>
              <w:left w:val="nil"/>
              <w:bottom w:val="single" w:sz="4" w:space="0" w:color="auto"/>
              <w:right w:val="nil"/>
            </w:tcBorders>
            <w:shd w:val="clear" w:color="auto" w:fill="auto"/>
            <w:tcMar>
              <w:top w:w="8" w:type="dxa"/>
              <w:left w:w="8" w:type="dxa"/>
              <w:bottom w:w="0" w:type="dxa"/>
              <w:right w:w="8" w:type="dxa"/>
            </w:tcMar>
            <w:vAlign w:val="bottom"/>
            <w:hideMark/>
          </w:tcPr>
          <w:p w14:paraId="1F32C3C2"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POSE</w:t>
            </w:r>
          </w:p>
        </w:tc>
        <w:tc>
          <w:tcPr>
            <w:tcW w:w="897" w:type="pct"/>
            <w:tcBorders>
              <w:top w:val="nil"/>
              <w:left w:val="nil"/>
              <w:bottom w:val="single" w:sz="4" w:space="0" w:color="auto"/>
              <w:right w:val="nil"/>
            </w:tcBorders>
            <w:shd w:val="clear" w:color="auto" w:fill="auto"/>
            <w:tcMar>
              <w:top w:w="8" w:type="dxa"/>
              <w:left w:w="8" w:type="dxa"/>
              <w:bottom w:w="0" w:type="dxa"/>
              <w:right w:w="8" w:type="dxa"/>
            </w:tcMar>
            <w:vAlign w:val="bottom"/>
            <w:hideMark/>
          </w:tcPr>
          <w:p w14:paraId="798CB4ED"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proofErr w:type="spellStart"/>
            <w:r w:rsidRPr="00D07E21">
              <w:rPr>
                <w:rFonts w:ascii="Times New Roman" w:eastAsia="Times New Roman" w:hAnsi="Times New Roman" w:cs="Times New Roman"/>
                <w:color w:val="000000"/>
                <w:kern w:val="24"/>
              </w:rPr>
              <w:t>Leptophlebiidae</w:t>
            </w:r>
            <w:proofErr w:type="spellEnd"/>
          </w:p>
        </w:tc>
        <w:tc>
          <w:tcPr>
            <w:tcW w:w="1152" w:type="pct"/>
            <w:tcBorders>
              <w:top w:val="nil"/>
              <w:left w:val="nil"/>
              <w:bottom w:val="single" w:sz="4" w:space="0" w:color="auto"/>
              <w:right w:val="nil"/>
            </w:tcBorders>
            <w:shd w:val="clear" w:color="auto" w:fill="auto"/>
            <w:tcMar>
              <w:top w:w="8" w:type="dxa"/>
              <w:left w:w="8" w:type="dxa"/>
              <w:bottom w:w="0" w:type="dxa"/>
              <w:right w:w="8" w:type="dxa"/>
            </w:tcMar>
            <w:vAlign w:val="bottom"/>
            <w:hideMark/>
          </w:tcPr>
          <w:p w14:paraId="2605E4EE"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Gathering collectors</w:t>
            </w:r>
          </w:p>
        </w:tc>
        <w:tc>
          <w:tcPr>
            <w:tcW w:w="844" w:type="pct"/>
            <w:tcBorders>
              <w:top w:val="nil"/>
              <w:left w:val="nil"/>
              <w:bottom w:val="single" w:sz="4" w:space="0" w:color="auto"/>
              <w:right w:val="nil"/>
            </w:tcBorders>
            <w:shd w:val="clear" w:color="auto" w:fill="auto"/>
            <w:tcMar>
              <w:top w:w="8" w:type="dxa"/>
              <w:left w:w="8" w:type="dxa"/>
              <w:bottom w:w="0" w:type="dxa"/>
              <w:right w:w="8" w:type="dxa"/>
            </w:tcMar>
            <w:vAlign w:val="bottom"/>
            <w:hideMark/>
          </w:tcPr>
          <w:p w14:paraId="4B2C499D"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Ephemeroptera</w:t>
            </w:r>
          </w:p>
        </w:tc>
        <w:tc>
          <w:tcPr>
            <w:tcW w:w="927" w:type="pct"/>
            <w:tcBorders>
              <w:top w:val="nil"/>
              <w:left w:val="nil"/>
              <w:bottom w:val="single" w:sz="4" w:space="0" w:color="auto"/>
              <w:right w:val="nil"/>
            </w:tcBorders>
            <w:shd w:val="clear" w:color="auto" w:fill="auto"/>
            <w:tcMar>
              <w:top w:w="8" w:type="dxa"/>
              <w:left w:w="8" w:type="dxa"/>
              <w:bottom w:w="0" w:type="dxa"/>
              <w:right w:w="8" w:type="dxa"/>
            </w:tcMar>
            <w:vAlign w:val="bottom"/>
            <w:hideMark/>
          </w:tcPr>
          <w:p w14:paraId="7D10ECFD"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proofErr w:type="spellStart"/>
            <w:r w:rsidRPr="00D07E21">
              <w:rPr>
                <w:rFonts w:ascii="Times New Roman" w:eastAsia="Times New Roman" w:hAnsi="Times New Roman" w:cs="Times New Roman"/>
                <w:color w:val="000000"/>
                <w:kern w:val="24"/>
              </w:rPr>
              <w:t>Paraleptophlebia</w:t>
            </w:r>
            <w:proofErr w:type="spellEnd"/>
          </w:p>
        </w:tc>
      </w:tr>
    </w:tbl>
    <w:p w14:paraId="273A0AE0" w14:textId="77777777" w:rsidR="00D07E21" w:rsidRDefault="00D07E21" w:rsidP="00ED4207">
      <w:pPr>
        <w:spacing w:line="480" w:lineRule="auto"/>
        <w:jc w:val="center"/>
        <w:rPr>
          <w:rFonts w:ascii="Times New Roman" w:hAnsi="Times New Roman" w:cs="Times New Roman"/>
          <w:b/>
          <w:bCs/>
          <w:sz w:val="24"/>
          <w:szCs w:val="24"/>
        </w:rPr>
      </w:pPr>
    </w:p>
    <w:p w14:paraId="20888ECB" w14:textId="77777777" w:rsidR="00D07E21" w:rsidRDefault="00D07E21" w:rsidP="004F6A39">
      <w:pPr>
        <w:spacing w:line="480" w:lineRule="auto"/>
        <w:rPr>
          <w:rFonts w:ascii="Times New Roman" w:hAnsi="Times New Roman" w:cs="Times New Roman"/>
          <w:b/>
          <w:bCs/>
          <w:sz w:val="24"/>
          <w:szCs w:val="24"/>
        </w:rPr>
      </w:pPr>
    </w:p>
    <w:p w14:paraId="4000DAC1" w14:textId="77777777" w:rsidR="00D07E21" w:rsidRDefault="00D07E21" w:rsidP="004F6A39">
      <w:pPr>
        <w:spacing w:line="480" w:lineRule="auto"/>
        <w:rPr>
          <w:rFonts w:ascii="Times New Roman" w:hAnsi="Times New Roman" w:cs="Times New Roman"/>
          <w:b/>
          <w:bCs/>
          <w:sz w:val="24"/>
          <w:szCs w:val="24"/>
        </w:rPr>
      </w:pPr>
    </w:p>
    <w:p w14:paraId="372E208F" w14:textId="77777777" w:rsidR="00D07E21" w:rsidRDefault="00D07E21" w:rsidP="004F6A39">
      <w:pPr>
        <w:spacing w:line="480" w:lineRule="auto"/>
        <w:rPr>
          <w:rFonts w:ascii="Times New Roman" w:hAnsi="Times New Roman" w:cs="Times New Roman"/>
          <w:b/>
          <w:bCs/>
          <w:sz w:val="24"/>
          <w:szCs w:val="24"/>
        </w:rPr>
      </w:pPr>
    </w:p>
    <w:p w14:paraId="7EB44F42" w14:textId="77777777" w:rsidR="00D07E21" w:rsidRDefault="00D07E21" w:rsidP="004F6A39">
      <w:pPr>
        <w:spacing w:line="480" w:lineRule="auto"/>
        <w:rPr>
          <w:rFonts w:ascii="Times New Roman" w:hAnsi="Times New Roman" w:cs="Times New Roman"/>
          <w:b/>
          <w:bCs/>
          <w:sz w:val="24"/>
          <w:szCs w:val="24"/>
        </w:rPr>
      </w:pPr>
    </w:p>
    <w:p w14:paraId="6646903C" w14:textId="77777777" w:rsidR="00D07E21" w:rsidRDefault="00D07E21" w:rsidP="004F6A39">
      <w:pPr>
        <w:spacing w:line="480" w:lineRule="auto"/>
        <w:rPr>
          <w:rFonts w:ascii="Times New Roman" w:hAnsi="Times New Roman" w:cs="Times New Roman"/>
          <w:b/>
          <w:bCs/>
          <w:sz w:val="24"/>
          <w:szCs w:val="24"/>
        </w:rPr>
      </w:pPr>
    </w:p>
    <w:p w14:paraId="73881AF7" w14:textId="77777777" w:rsidR="00D07E21" w:rsidRDefault="00D07E21" w:rsidP="004F6A39">
      <w:pPr>
        <w:spacing w:line="480" w:lineRule="auto"/>
        <w:rPr>
          <w:rFonts w:ascii="Times New Roman" w:hAnsi="Times New Roman" w:cs="Times New Roman"/>
          <w:b/>
          <w:bCs/>
          <w:sz w:val="24"/>
          <w:szCs w:val="24"/>
        </w:rPr>
      </w:pPr>
    </w:p>
    <w:p w14:paraId="78D16B6E" w14:textId="77777777" w:rsidR="00D07E21" w:rsidRDefault="00D07E21" w:rsidP="004F6A39">
      <w:pPr>
        <w:spacing w:line="480" w:lineRule="auto"/>
        <w:rPr>
          <w:rFonts w:ascii="Times New Roman" w:hAnsi="Times New Roman" w:cs="Times New Roman"/>
          <w:b/>
          <w:bCs/>
          <w:sz w:val="24"/>
          <w:szCs w:val="24"/>
        </w:rPr>
      </w:pPr>
    </w:p>
    <w:p w14:paraId="593FE060" w14:textId="77777777" w:rsidR="00D07E21" w:rsidRDefault="00D07E21" w:rsidP="004F6A39">
      <w:pPr>
        <w:spacing w:line="480" w:lineRule="auto"/>
        <w:rPr>
          <w:rFonts w:ascii="Times New Roman" w:hAnsi="Times New Roman" w:cs="Times New Roman"/>
          <w:b/>
          <w:bCs/>
          <w:sz w:val="24"/>
          <w:szCs w:val="24"/>
        </w:rPr>
      </w:pPr>
    </w:p>
    <w:p w14:paraId="72E7F01D" w14:textId="77777777" w:rsidR="00D07E21" w:rsidRDefault="00D07E21" w:rsidP="004F6A39">
      <w:pPr>
        <w:spacing w:line="480" w:lineRule="auto"/>
        <w:rPr>
          <w:rFonts w:ascii="Times New Roman" w:hAnsi="Times New Roman" w:cs="Times New Roman"/>
          <w:b/>
          <w:bCs/>
          <w:sz w:val="24"/>
          <w:szCs w:val="24"/>
        </w:rPr>
      </w:pPr>
    </w:p>
    <w:p w14:paraId="55E75673" w14:textId="77777777" w:rsidR="00D07E21" w:rsidRDefault="00D07E21" w:rsidP="004F6A39">
      <w:pPr>
        <w:spacing w:line="480" w:lineRule="auto"/>
        <w:rPr>
          <w:rFonts w:ascii="Times New Roman" w:hAnsi="Times New Roman" w:cs="Times New Roman"/>
          <w:b/>
          <w:bCs/>
          <w:sz w:val="24"/>
          <w:szCs w:val="24"/>
        </w:rPr>
      </w:pPr>
    </w:p>
    <w:p w14:paraId="6871C1E7" w14:textId="1C89261E" w:rsidR="002E1025" w:rsidRDefault="002E1025">
      <w:pPr>
        <w:rPr>
          <w:rFonts w:ascii="Times New Roman" w:hAnsi="Times New Roman" w:cs="Times New Roman"/>
          <w:b/>
          <w:bCs/>
          <w:sz w:val="24"/>
          <w:szCs w:val="24"/>
        </w:rPr>
      </w:pPr>
      <w:r>
        <w:rPr>
          <w:rFonts w:ascii="Times New Roman" w:hAnsi="Times New Roman" w:cs="Times New Roman"/>
          <w:b/>
          <w:bCs/>
          <w:sz w:val="24"/>
          <w:szCs w:val="24"/>
        </w:rPr>
        <w:br w:type="page"/>
      </w:r>
    </w:p>
    <w:p w14:paraId="78F81A9A" w14:textId="0BD97DA1" w:rsidR="00C255D2" w:rsidRDefault="002E1025" w:rsidP="004F6A39">
      <w:pPr>
        <w:spacing w:line="480" w:lineRule="auto"/>
        <w:rPr>
          <w:rFonts w:ascii="Times New Roman" w:hAnsi="Times New Roman" w:cs="Times New Roman"/>
          <w:sz w:val="24"/>
          <w:szCs w:val="24"/>
        </w:rPr>
      </w:pPr>
      <w:r w:rsidRPr="00451487">
        <w:rPr>
          <w:rFonts w:ascii="Times New Roman" w:hAnsi="Times New Roman" w:cs="Times New Roman"/>
          <w:b/>
          <w:bCs/>
          <w:sz w:val="24"/>
          <w:szCs w:val="24"/>
        </w:rPr>
        <w:lastRenderedPageBreak/>
        <w:t xml:space="preserve">Table </w:t>
      </w:r>
      <w:r>
        <w:rPr>
          <w:rFonts w:ascii="Times New Roman" w:hAnsi="Times New Roman" w:cs="Times New Roman"/>
          <w:b/>
          <w:bCs/>
          <w:sz w:val="24"/>
          <w:szCs w:val="24"/>
        </w:rPr>
        <w:t>2A</w:t>
      </w:r>
      <w:r w:rsidRPr="00451487">
        <w:rPr>
          <w:rFonts w:ascii="Times New Roman" w:hAnsi="Times New Roman" w:cs="Times New Roman"/>
          <w:b/>
          <w:bCs/>
          <w:sz w:val="24"/>
          <w:szCs w:val="24"/>
        </w:rPr>
        <w:t>.</w:t>
      </w:r>
      <w:r w:rsidRPr="001C4EC5">
        <w:t xml:space="preserve"> </w:t>
      </w:r>
      <w:r>
        <w:rPr>
          <w:rFonts w:ascii="Times New Roman" w:hAnsi="Times New Roman" w:cs="Times New Roman"/>
          <w:sz w:val="24"/>
          <w:szCs w:val="24"/>
        </w:rPr>
        <w:t>Non-parametric</w:t>
      </w:r>
      <w:r w:rsidRPr="001C4EC5">
        <w:rPr>
          <w:rFonts w:ascii="Times New Roman" w:hAnsi="Times New Roman" w:cs="Times New Roman"/>
          <w:sz w:val="24"/>
          <w:szCs w:val="24"/>
        </w:rPr>
        <w:t xml:space="preserve"> test output of alpha diversity metric</w:t>
      </w:r>
      <w:r>
        <w:rPr>
          <w:rFonts w:ascii="Times New Roman" w:hAnsi="Times New Roman" w:cs="Times New Roman"/>
          <w:sz w:val="24"/>
          <w:szCs w:val="24"/>
        </w:rPr>
        <w:t>e</w:t>
      </w:r>
      <w:r w:rsidRPr="001C4EC5">
        <w:rPr>
          <w:rFonts w:ascii="Times New Roman" w:hAnsi="Times New Roman" w:cs="Times New Roman"/>
          <w:sz w:val="24"/>
          <w:szCs w:val="24"/>
        </w:rPr>
        <w:t xml:space="preserve">s </w:t>
      </w:r>
      <w:r>
        <w:rPr>
          <w:rFonts w:ascii="Times New Roman" w:hAnsi="Times New Roman" w:cs="Times New Roman"/>
          <w:sz w:val="24"/>
          <w:szCs w:val="24"/>
        </w:rPr>
        <w:t xml:space="preserve">for macroinvertebrate sample </w:t>
      </w:r>
      <w:r w:rsidR="00C255D2">
        <w:rPr>
          <w:rFonts w:ascii="Times New Roman" w:hAnsi="Times New Roman" w:cs="Times New Roman"/>
          <w:sz w:val="24"/>
          <w:szCs w:val="24"/>
        </w:rPr>
        <w:t xml:space="preserve">variables (location, order, family, genera, and functional feeding </w:t>
      </w:r>
      <w:proofErr w:type="spellStart"/>
      <w:r w:rsidR="00C255D2">
        <w:rPr>
          <w:rFonts w:ascii="Times New Roman" w:hAnsi="Times New Roman" w:cs="Times New Roman"/>
          <w:sz w:val="24"/>
          <w:szCs w:val="24"/>
        </w:rPr>
        <w:t>grou</w:t>
      </w:r>
      <w:proofErr w:type="spellEnd"/>
    </w:p>
    <w:tbl>
      <w:tblPr>
        <w:tblW w:w="10534" w:type="dxa"/>
        <w:tblCellMar>
          <w:left w:w="0" w:type="dxa"/>
          <w:right w:w="0" w:type="dxa"/>
        </w:tblCellMar>
        <w:tblLook w:val="0600" w:firstRow="0" w:lastRow="0" w:firstColumn="0" w:lastColumn="0" w:noHBand="1" w:noVBand="1"/>
      </w:tblPr>
      <w:tblGrid>
        <w:gridCol w:w="3045"/>
        <w:gridCol w:w="2521"/>
        <w:gridCol w:w="2521"/>
        <w:gridCol w:w="2447"/>
      </w:tblGrid>
      <w:tr w:rsidR="00C255D2" w:rsidRPr="00C255D2" w14:paraId="0D6E6575" w14:textId="77777777" w:rsidTr="00C255D2">
        <w:trPr>
          <w:trHeight w:val="642"/>
        </w:trPr>
        <w:tc>
          <w:tcPr>
            <w:tcW w:w="0" w:type="auto"/>
            <w:tcBorders>
              <w:top w:val="single" w:sz="8" w:space="0" w:color="000000"/>
              <w:left w:val="nil"/>
              <w:bottom w:val="single" w:sz="8" w:space="0" w:color="000000"/>
              <w:right w:val="nil"/>
            </w:tcBorders>
            <w:shd w:val="clear" w:color="auto" w:fill="auto"/>
            <w:tcMar>
              <w:top w:w="22" w:type="dxa"/>
              <w:left w:w="22" w:type="dxa"/>
              <w:bottom w:w="0" w:type="dxa"/>
              <w:right w:w="22" w:type="dxa"/>
            </w:tcMar>
            <w:vAlign w:val="bottom"/>
            <w:hideMark/>
          </w:tcPr>
          <w:p w14:paraId="61217F8D" w14:textId="77777777" w:rsidR="00C255D2" w:rsidRPr="00C255D2" w:rsidRDefault="00C255D2" w:rsidP="00C255D2">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nil"/>
              <w:bottom w:val="single" w:sz="8" w:space="0" w:color="000000"/>
              <w:right w:val="nil"/>
            </w:tcBorders>
            <w:shd w:val="clear" w:color="auto" w:fill="auto"/>
            <w:tcMar>
              <w:top w:w="22" w:type="dxa"/>
              <w:left w:w="22" w:type="dxa"/>
              <w:bottom w:w="0" w:type="dxa"/>
              <w:right w:w="22" w:type="dxa"/>
            </w:tcMar>
            <w:vAlign w:val="bottom"/>
            <w:hideMark/>
          </w:tcPr>
          <w:p w14:paraId="5D273CEE"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rPr>
              <w:t> </w:t>
            </w:r>
          </w:p>
        </w:tc>
        <w:tc>
          <w:tcPr>
            <w:tcW w:w="0" w:type="auto"/>
            <w:tcBorders>
              <w:top w:val="single" w:sz="8" w:space="0" w:color="000000"/>
              <w:left w:val="nil"/>
              <w:bottom w:val="single" w:sz="8" w:space="0" w:color="000000"/>
              <w:right w:val="nil"/>
            </w:tcBorders>
            <w:shd w:val="clear" w:color="auto" w:fill="auto"/>
            <w:tcMar>
              <w:top w:w="22" w:type="dxa"/>
              <w:left w:w="22" w:type="dxa"/>
              <w:bottom w:w="0" w:type="dxa"/>
              <w:right w:w="22" w:type="dxa"/>
            </w:tcMar>
            <w:vAlign w:val="bottom"/>
            <w:hideMark/>
          </w:tcPr>
          <w:p w14:paraId="45596834"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b/>
                <w:bCs/>
                <w:color w:val="000000"/>
                <w:kern w:val="24"/>
                <w:sz w:val="24"/>
                <w:szCs w:val="24"/>
              </w:rPr>
              <w:t>Diversity indices</w:t>
            </w:r>
          </w:p>
        </w:tc>
        <w:tc>
          <w:tcPr>
            <w:tcW w:w="0" w:type="auto"/>
            <w:tcBorders>
              <w:top w:val="single" w:sz="8" w:space="0" w:color="000000"/>
              <w:left w:val="nil"/>
              <w:bottom w:val="single" w:sz="8" w:space="0" w:color="000000"/>
              <w:right w:val="nil"/>
            </w:tcBorders>
            <w:shd w:val="clear" w:color="auto" w:fill="auto"/>
            <w:tcMar>
              <w:top w:w="22" w:type="dxa"/>
              <w:left w:w="22" w:type="dxa"/>
              <w:bottom w:w="0" w:type="dxa"/>
              <w:right w:w="22" w:type="dxa"/>
            </w:tcMar>
            <w:vAlign w:val="bottom"/>
            <w:hideMark/>
          </w:tcPr>
          <w:p w14:paraId="11FF6265" w14:textId="77777777" w:rsidR="00C255D2" w:rsidRPr="00C255D2" w:rsidRDefault="00C255D2" w:rsidP="00C255D2">
            <w:pPr>
              <w:spacing w:after="0" w:line="240" w:lineRule="auto"/>
              <w:rPr>
                <w:rFonts w:ascii="Arial" w:eastAsia="Times New Roman" w:hAnsi="Arial" w:cs="Arial"/>
                <w:sz w:val="24"/>
                <w:szCs w:val="24"/>
              </w:rPr>
            </w:pPr>
          </w:p>
        </w:tc>
      </w:tr>
      <w:tr w:rsidR="00C255D2" w:rsidRPr="00C255D2" w14:paraId="1E140132" w14:textId="77777777" w:rsidTr="00C255D2">
        <w:trPr>
          <w:trHeight w:val="496"/>
        </w:trPr>
        <w:tc>
          <w:tcPr>
            <w:tcW w:w="0" w:type="auto"/>
            <w:tcBorders>
              <w:top w:val="single" w:sz="8" w:space="0" w:color="000000"/>
              <w:left w:val="nil"/>
              <w:bottom w:val="single" w:sz="8" w:space="0" w:color="000000"/>
              <w:right w:val="nil"/>
            </w:tcBorders>
            <w:shd w:val="clear" w:color="auto" w:fill="auto"/>
            <w:tcMar>
              <w:top w:w="22" w:type="dxa"/>
              <w:left w:w="22" w:type="dxa"/>
              <w:bottom w:w="0" w:type="dxa"/>
              <w:right w:w="22" w:type="dxa"/>
            </w:tcMar>
            <w:vAlign w:val="bottom"/>
            <w:hideMark/>
          </w:tcPr>
          <w:p w14:paraId="5F36E5C9"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rPr>
              <w:t>Variables</w:t>
            </w:r>
          </w:p>
        </w:tc>
        <w:tc>
          <w:tcPr>
            <w:tcW w:w="0" w:type="auto"/>
            <w:tcBorders>
              <w:top w:val="single" w:sz="8" w:space="0" w:color="000000"/>
              <w:left w:val="nil"/>
              <w:bottom w:val="single" w:sz="8" w:space="0" w:color="000000"/>
              <w:right w:val="nil"/>
            </w:tcBorders>
            <w:shd w:val="clear" w:color="auto" w:fill="auto"/>
            <w:tcMar>
              <w:top w:w="22" w:type="dxa"/>
              <w:left w:w="22" w:type="dxa"/>
              <w:bottom w:w="0" w:type="dxa"/>
              <w:right w:w="22" w:type="dxa"/>
            </w:tcMar>
            <w:vAlign w:val="bottom"/>
            <w:hideMark/>
          </w:tcPr>
          <w:p w14:paraId="581A3745"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proofErr w:type="spellStart"/>
            <w:r w:rsidRPr="00C255D2">
              <w:rPr>
                <w:rFonts w:ascii="Times New Roman" w:eastAsia="Times New Roman" w:hAnsi="Times New Roman" w:cs="Times New Roman"/>
                <w:color w:val="000000"/>
                <w:kern w:val="24"/>
                <w:sz w:val="24"/>
                <w:szCs w:val="24"/>
              </w:rPr>
              <w:t>Observed_species</w:t>
            </w:r>
            <w:proofErr w:type="spellEnd"/>
          </w:p>
        </w:tc>
        <w:tc>
          <w:tcPr>
            <w:tcW w:w="0" w:type="auto"/>
            <w:tcBorders>
              <w:top w:val="single" w:sz="8" w:space="0" w:color="000000"/>
              <w:left w:val="nil"/>
              <w:bottom w:val="single" w:sz="8" w:space="0" w:color="000000"/>
              <w:right w:val="nil"/>
            </w:tcBorders>
            <w:shd w:val="clear" w:color="auto" w:fill="auto"/>
            <w:tcMar>
              <w:top w:w="22" w:type="dxa"/>
              <w:left w:w="22" w:type="dxa"/>
              <w:bottom w:w="0" w:type="dxa"/>
              <w:right w:w="22" w:type="dxa"/>
            </w:tcMar>
            <w:vAlign w:val="bottom"/>
            <w:hideMark/>
          </w:tcPr>
          <w:p w14:paraId="00C73773"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rPr>
              <w:t>Chao1</w:t>
            </w:r>
          </w:p>
        </w:tc>
        <w:tc>
          <w:tcPr>
            <w:tcW w:w="0" w:type="auto"/>
            <w:tcBorders>
              <w:top w:val="single" w:sz="8" w:space="0" w:color="000000"/>
              <w:left w:val="nil"/>
              <w:bottom w:val="single" w:sz="8" w:space="0" w:color="000000"/>
              <w:right w:val="nil"/>
            </w:tcBorders>
            <w:shd w:val="clear" w:color="auto" w:fill="auto"/>
            <w:tcMar>
              <w:top w:w="22" w:type="dxa"/>
              <w:left w:w="22" w:type="dxa"/>
              <w:bottom w:w="0" w:type="dxa"/>
              <w:right w:w="22" w:type="dxa"/>
            </w:tcMar>
            <w:vAlign w:val="bottom"/>
            <w:hideMark/>
          </w:tcPr>
          <w:p w14:paraId="75A6E109"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rPr>
              <w:t>Shannon's</w:t>
            </w:r>
          </w:p>
        </w:tc>
      </w:tr>
      <w:tr w:rsidR="00C255D2" w:rsidRPr="00C255D2" w14:paraId="295D07FA" w14:textId="77777777" w:rsidTr="00C255D2">
        <w:trPr>
          <w:trHeight w:val="496"/>
        </w:trPr>
        <w:tc>
          <w:tcPr>
            <w:tcW w:w="0" w:type="auto"/>
            <w:tcBorders>
              <w:top w:val="single" w:sz="8" w:space="0" w:color="000000"/>
              <w:left w:val="nil"/>
              <w:bottom w:val="nil"/>
              <w:right w:val="nil"/>
            </w:tcBorders>
            <w:shd w:val="clear" w:color="auto" w:fill="auto"/>
            <w:tcMar>
              <w:top w:w="22" w:type="dxa"/>
              <w:left w:w="22" w:type="dxa"/>
              <w:bottom w:w="0" w:type="dxa"/>
              <w:right w:w="22" w:type="dxa"/>
            </w:tcMar>
            <w:vAlign w:val="bottom"/>
            <w:hideMark/>
          </w:tcPr>
          <w:p w14:paraId="007EA1FA"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rPr>
              <w:t>Location</w:t>
            </w:r>
          </w:p>
        </w:tc>
        <w:tc>
          <w:tcPr>
            <w:tcW w:w="0" w:type="auto"/>
            <w:tcBorders>
              <w:top w:val="single" w:sz="8" w:space="0" w:color="000000"/>
              <w:left w:val="nil"/>
              <w:bottom w:val="nil"/>
              <w:right w:val="nil"/>
            </w:tcBorders>
            <w:shd w:val="clear" w:color="auto" w:fill="auto"/>
            <w:tcMar>
              <w:top w:w="22" w:type="dxa"/>
              <w:left w:w="22" w:type="dxa"/>
              <w:bottom w:w="0" w:type="dxa"/>
              <w:right w:w="22" w:type="dxa"/>
            </w:tcMar>
            <w:vAlign w:val="bottom"/>
            <w:hideMark/>
          </w:tcPr>
          <w:p w14:paraId="151899E3"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lang w:val="el-GR"/>
              </w:rPr>
              <w:t xml:space="preserve">χ2 = 12. </w:t>
            </w:r>
            <w:r w:rsidRPr="00C255D2">
              <w:rPr>
                <w:rFonts w:ascii="Times New Roman" w:eastAsia="Times New Roman" w:hAnsi="Times New Roman" w:cs="Times New Roman"/>
                <w:color w:val="000000"/>
                <w:kern w:val="24"/>
                <w:sz w:val="24"/>
                <w:szCs w:val="24"/>
              </w:rPr>
              <w:t>76</w:t>
            </w:r>
            <w:r w:rsidRPr="00C255D2">
              <w:rPr>
                <w:rFonts w:ascii="Times New Roman" w:eastAsia="Times New Roman" w:hAnsi="Times New Roman" w:cs="Times New Roman"/>
                <w:color w:val="000000"/>
                <w:kern w:val="24"/>
                <w:sz w:val="24"/>
                <w:szCs w:val="24"/>
                <w:lang w:val="el-GR"/>
              </w:rPr>
              <w:t xml:space="preserve">, </w:t>
            </w:r>
            <w:r w:rsidRPr="00C255D2">
              <w:rPr>
                <w:rFonts w:ascii="Times New Roman" w:eastAsia="Times New Roman" w:hAnsi="Times New Roman" w:cs="Times New Roman"/>
                <w:color w:val="000000"/>
                <w:kern w:val="24"/>
                <w:sz w:val="24"/>
                <w:szCs w:val="24"/>
              </w:rPr>
              <w:t>P = 0.17</w:t>
            </w:r>
          </w:p>
        </w:tc>
        <w:tc>
          <w:tcPr>
            <w:tcW w:w="0" w:type="auto"/>
            <w:tcBorders>
              <w:top w:val="single" w:sz="8" w:space="0" w:color="000000"/>
              <w:left w:val="nil"/>
              <w:bottom w:val="nil"/>
              <w:right w:val="nil"/>
            </w:tcBorders>
            <w:shd w:val="clear" w:color="auto" w:fill="auto"/>
            <w:tcMar>
              <w:top w:w="22" w:type="dxa"/>
              <w:left w:w="22" w:type="dxa"/>
              <w:bottom w:w="0" w:type="dxa"/>
              <w:right w:w="22" w:type="dxa"/>
            </w:tcMar>
            <w:vAlign w:val="bottom"/>
            <w:hideMark/>
          </w:tcPr>
          <w:p w14:paraId="6BD4576E"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lang w:val="el-GR"/>
              </w:rPr>
              <w:t xml:space="preserve">χ2 = 12. </w:t>
            </w:r>
            <w:r w:rsidRPr="00C255D2">
              <w:rPr>
                <w:rFonts w:ascii="Times New Roman" w:eastAsia="Times New Roman" w:hAnsi="Times New Roman" w:cs="Times New Roman"/>
                <w:color w:val="000000"/>
                <w:kern w:val="24"/>
                <w:sz w:val="24"/>
                <w:szCs w:val="24"/>
              </w:rPr>
              <w:t>61</w:t>
            </w:r>
            <w:r w:rsidRPr="00C255D2">
              <w:rPr>
                <w:rFonts w:ascii="Times New Roman" w:eastAsia="Times New Roman" w:hAnsi="Times New Roman" w:cs="Times New Roman"/>
                <w:color w:val="000000"/>
                <w:kern w:val="24"/>
                <w:sz w:val="24"/>
                <w:szCs w:val="24"/>
                <w:lang w:val="el-GR"/>
              </w:rPr>
              <w:t xml:space="preserve">, </w:t>
            </w:r>
            <w:r w:rsidRPr="00C255D2">
              <w:rPr>
                <w:rFonts w:ascii="Times New Roman" w:eastAsia="Times New Roman" w:hAnsi="Times New Roman" w:cs="Times New Roman"/>
                <w:color w:val="000000"/>
                <w:kern w:val="24"/>
                <w:sz w:val="24"/>
                <w:szCs w:val="24"/>
              </w:rPr>
              <w:t>P = 0.18</w:t>
            </w:r>
          </w:p>
        </w:tc>
        <w:tc>
          <w:tcPr>
            <w:tcW w:w="0" w:type="auto"/>
            <w:tcBorders>
              <w:top w:val="single" w:sz="8" w:space="0" w:color="000000"/>
              <w:left w:val="nil"/>
              <w:bottom w:val="nil"/>
              <w:right w:val="nil"/>
            </w:tcBorders>
            <w:shd w:val="clear" w:color="auto" w:fill="auto"/>
            <w:tcMar>
              <w:top w:w="22" w:type="dxa"/>
              <w:left w:w="22" w:type="dxa"/>
              <w:bottom w:w="0" w:type="dxa"/>
              <w:right w:w="22" w:type="dxa"/>
            </w:tcMar>
            <w:vAlign w:val="bottom"/>
            <w:hideMark/>
          </w:tcPr>
          <w:p w14:paraId="4C2B049E"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lang w:val="el-GR"/>
              </w:rPr>
              <w:t>χ2 = 11.</w:t>
            </w:r>
            <w:r w:rsidRPr="00C255D2">
              <w:rPr>
                <w:rFonts w:ascii="Times New Roman" w:eastAsia="Times New Roman" w:hAnsi="Times New Roman" w:cs="Times New Roman"/>
                <w:color w:val="000000"/>
                <w:kern w:val="24"/>
                <w:sz w:val="24"/>
                <w:szCs w:val="24"/>
              </w:rPr>
              <w:t>61</w:t>
            </w:r>
            <w:r w:rsidRPr="00C255D2">
              <w:rPr>
                <w:rFonts w:ascii="Times New Roman" w:eastAsia="Times New Roman" w:hAnsi="Times New Roman" w:cs="Times New Roman"/>
                <w:color w:val="000000"/>
                <w:kern w:val="24"/>
                <w:sz w:val="24"/>
                <w:szCs w:val="24"/>
                <w:lang w:val="el-GR"/>
              </w:rPr>
              <w:t xml:space="preserve">, </w:t>
            </w:r>
            <w:r w:rsidRPr="00C255D2">
              <w:rPr>
                <w:rFonts w:ascii="Times New Roman" w:eastAsia="Times New Roman" w:hAnsi="Times New Roman" w:cs="Times New Roman"/>
                <w:color w:val="000000"/>
                <w:kern w:val="24"/>
                <w:sz w:val="24"/>
                <w:szCs w:val="24"/>
              </w:rPr>
              <w:t>P = 0.24</w:t>
            </w:r>
          </w:p>
        </w:tc>
      </w:tr>
      <w:tr w:rsidR="00C255D2" w:rsidRPr="00C255D2" w14:paraId="33963077" w14:textId="77777777" w:rsidTr="00C255D2">
        <w:trPr>
          <w:trHeight w:val="496"/>
        </w:trPr>
        <w:tc>
          <w:tcPr>
            <w:tcW w:w="0" w:type="auto"/>
            <w:tcBorders>
              <w:top w:val="nil"/>
              <w:left w:val="nil"/>
              <w:bottom w:val="nil"/>
              <w:right w:val="nil"/>
            </w:tcBorders>
            <w:shd w:val="clear" w:color="auto" w:fill="auto"/>
            <w:tcMar>
              <w:top w:w="22" w:type="dxa"/>
              <w:left w:w="22" w:type="dxa"/>
              <w:bottom w:w="0" w:type="dxa"/>
              <w:right w:w="22" w:type="dxa"/>
            </w:tcMar>
            <w:vAlign w:val="bottom"/>
            <w:hideMark/>
          </w:tcPr>
          <w:p w14:paraId="7107CED8"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rPr>
              <w:t>Order</w:t>
            </w:r>
          </w:p>
        </w:tc>
        <w:tc>
          <w:tcPr>
            <w:tcW w:w="0" w:type="auto"/>
            <w:tcBorders>
              <w:top w:val="nil"/>
              <w:left w:val="nil"/>
              <w:bottom w:val="nil"/>
              <w:right w:val="nil"/>
            </w:tcBorders>
            <w:shd w:val="clear" w:color="auto" w:fill="auto"/>
            <w:tcMar>
              <w:top w:w="22" w:type="dxa"/>
              <w:left w:w="22" w:type="dxa"/>
              <w:bottom w:w="0" w:type="dxa"/>
              <w:right w:w="22" w:type="dxa"/>
            </w:tcMar>
            <w:vAlign w:val="bottom"/>
            <w:hideMark/>
          </w:tcPr>
          <w:p w14:paraId="53972A2E"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lang w:val="el-GR"/>
              </w:rPr>
              <w:t>χ2 = 8.</w:t>
            </w:r>
            <w:r w:rsidRPr="00C255D2">
              <w:rPr>
                <w:rFonts w:ascii="Times New Roman" w:eastAsia="Times New Roman" w:hAnsi="Times New Roman" w:cs="Times New Roman"/>
                <w:color w:val="000000"/>
                <w:kern w:val="24"/>
                <w:sz w:val="24"/>
                <w:szCs w:val="24"/>
              </w:rPr>
              <w:t>10</w:t>
            </w:r>
            <w:r w:rsidRPr="00C255D2">
              <w:rPr>
                <w:rFonts w:ascii="Times New Roman" w:eastAsia="Times New Roman" w:hAnsi="Times New Roman" w:cs="Times New Roman"/>
                <w:color w:val="000000"/>
                <w:kern w:val="24"/>
                <w:sz w:val="24"/>
                <w:szCs w:val="24"/>
                <w:lang w:val="el-GR"/>
              </w:rPr>
              <w:t xml:space="preserve">, </w:t>
            </w:r>
            <w:r w:rsidRPr="00C255D2">
              <w:rPr>
                <w:rFonts w:ascii="Times New Roman" w:eastAsia="Times New Roman" w:hAnsi="Times New Roman" w:cs="Times New Roman"/>
                <w:color w:val="000000"/>
                <w:kern w:val="24"/>
                <w:sz w:val="24"/>
                <w:szCs w:val="24"/>
              </w:rPr>
              <w:t>P = 0.23</w:t>
            </w:r>
          </w:p>
        </w:tc>
        <w:tc>
          <w:tcPr>
            <w:tcW w:w="0" w:type="auto"/>
            <w:tcBorders>
              <w:top w:val="nil"/>
              <w:left w:val="nil"/>
              <w:bottom w:val="nil"/>
              <w:right w:val="nil"/>
            </w:tcBorders>
            <w:shd w:val="clear" w:color="auto" w:fill="auto"/>
            <w:tcMar>
              <w:top w:w="22" w:type="dxa"/>
              <w:left w:w="22" w:type="dxa"/>
              <w:bottom w:w="0" w:type="dxa"/>
              <w:right w:w="22" w:type="dxa"/>
            </w:tcMar>
            <w:vAlign w:val="bottom"/>
            <w:hideMark/>
          </w:tcPr>
          <w:p w14:paraId="693A0E56"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lang w:val="el-GR"/>
              </w:rPr>
              <w:t xml:space="preserve">χ2 = </w:t>
            </w:r>
            <w:r w:rsidRPr="00C255D2">
              <w:rPr>
                <w:rFonts w:ascii="Times New Roman" w:eastAsia="Times New Roman" w:hAnsi="Times New Roman" w:cs="Times New Roman"/>
                <w:color w:val="000000"/>
                <w:kern w:val="24"/>
                <w:sz w:val="24"/>
                <w:szCs w:val="24"/>
              </w:rPr>
              <w:t>5.37</w:t>
            </w:r>
            <w:r w:rsidRPr="00C255D2">
              <w:rPr>
                <w:rFonts w:ascii="Times New Roman" w:eastAsia="Times New Roman" w:hAnsi="Times New Roman" w:cs="Times New Roman"/>
                <w:color w:val="000000"/>
                <w:kern w:val="24"/>
                <w:sz w:val="24"/>
                <w:szCs w:val="24"/>
                <w:lang w:val="el-GR"/>
              </w:rPr>
              <w:t xml:space="preserve">, </w:t>
            </w:r>
            <w:r w:rsidRPr="00C255D2">
              <w:rPr>
                <w:rFonts w:ascii="Times New Roman" w:eastAsia="Times New Roman" w:hAnsi="Times New Roman" w:cs="Times New Roman"/>
                <w:color w:val="000000"/>
                <w:kern w:val="24"/>
                <w:sz w:val="24"/>
                <w:szCs w:val="24"/>
              </w:rPr>
              <w:t>P = 0.49</w:t>
            </w:r>
          </w:p>
        </w:tc>
        <w:tc>
          <w:tcPr>
            <w:tcW w:w="0" w:type="auto"/>
            <w:tcBorders>
              <w:top w:val="nil"/>
              <w:left w:val="nil"/>
              <w:bottom w:val="nil"/>
              <w:right w:val="nil"/>
            </w:tcBorders>
            <w:shd w:val="clear" w:color="auto" w:fill="auto"/>
            <w:tcMar>
              <w:top w:w="22" w:type="dxa"/>
              <w:left w:w="22" w:type="dxa"/>
              <w:bottom w:w="0" w:type="dxa"/>
              <w:right w:w="22" w:type="dxa"/>
            </w:tcMar>
            <w:vAlign w:val="bottom"/>
            <w:hideMark/>
          </w:tcPr>
          <w:p w14:paraId="7344DB19"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lang w:val="el-GR"/>
              </w:rPr>
              <w:t xml:space="preserve">χ2 = </w:t>
            </w:r>
            <w:r w:rsidRPr="00C255D2">
              <w:rPr>
                <w:rFonts w:ascii="Times New Roman" w:eastAsia="Times New Roman" w:hAnsi="Times New Roman" w:cs="Times New Roman"/>
                <w:color w:val="000000"/>
                <w:kern w:val="24"/>
                <w:sz w:val="24"/>
                <w:szCs w:val="24"/>
              </w:rPr>
              <w:t>3.67</w:t>
            </w:r>
            <w:r w:rsidRPr="00C255D2">
              <w:rPr>
                <w:rFonts w:ascii="Times New Roman" w:eastAsia="Times New Roman" w:hAnsi="Times New Roman" w:cs="Times New Roman"/>
                <w:color w:val="000000"/>
                <w:kern w:val="24"/>
                <w:sz w:val="24"/>
                <w:szCs w:val="24"/>
                <w:lang w:val="el-GR"/>
              </w:rPr>
              <w:t xml:space="preserve">, </w:t>
            </w:r>
            <w:r w:rsidRPr="00C255D2">
              <w:rPr>
                <w:rFonts w:ascii="Times New Roman" w:eastAsia="Times New Roman" w:hAnsi="Times New Roman" w:cs="Times New Roman"/>
                <w:color w:val="000000"/>
                <w:kern w:val="24"/>
                <w:sz w:val="24"/>
                <w:szCs w:val="24"/>
              </w:rPr>
              <w:t>P = 0.72</w:t>
            </w:r>
          </w:p>
        </w:tc>
      </w:tr>
      <w:tr w:rsidR="00C255D2" w:rsidRPr="00C255D2" w14:paraId="3742DD31" w14:textId="77777777" w:rsidTr="00C255D2">
        <w:trPr>
          <w:trHeight w:val="595"/>
        </w:trPr>
        <w:tc>
          <w:tcPr>
            <w:tcW w:w="0" w:type="auto"/>
            <w:tcBorders>
              <w:top w:val="nil"/>
              <w:left w:val="nil"/>
              <w:bottom w:val="nil"/>
              <w:right w:val="nil"/>
            </w:tcBorders>
            <w:shd w:val="clear" w:color="auto" w:fill="auto"/>
            <w:tcMar>
              <w:top w:w="22" w:type="dxa"/>
              <w:left w:w="22" w:type="dxa"/>
              <w:bottom w:w="0" w:type="dxa"/>
              <w:right w:w="22" w:type="dxa"/>
            </w:tcMar>
            <w:vAlign w:val="bottom"/>
            <w:hideMark/>
          </w:tcPr>
          <w:p w14:paraId="23CE0BBD"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rPr>
              <w:t>Family</w:t>
            </w:r>
          </w:p>
        </w:tc>
        <w:tc>
          <w:tcPr>
            <w:tcW w:w="0" w:type="auto"/>
            <w:tcBorders>
              <w:top w:val="nil"/>
              <w:left w:val="nil"/>
              <w:bottom w:val="nil"/>
              <w:right w:val="nil"/>
            </w:tcBorders>
            <w:shd w:val="clear" w:color="auto" w:fill="auto"/>
            <w:tcMar>
              <w:top w:w="22" w:type="dxa"/>
              <w:left w:w="22" w:type="dxa"/>
              <w:bottom w:w="0" w:type="dxa"/>
              <w:right w:w="22" w:type="dxa"/>
            </w:tcMar>
            <w:vAlign w:val="bottom"/>
            <w:hideMark/>
          </w:tcPr>
          <w:p w14:paraId="32A52894"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lang w:val="el-GR"/>
              </w:rPr>
              <w:t>χ2 = 27.</w:t>
            </w:r>
            <w:r w:rsidRPr="00C255D2">
              <w:rPr>
                <w:rFonts w:ascii="Times New Roman" w:eastAsia="Times New Roman" w:hAnsi="Times New Roman" w:cs="Times New Roman"/>
                <w:color w:val="000000"/>
                <w:kern w:val="24"/>
                <w:sz w:val="24"/>
                <w:szCs w:val="24"/>
              </w:rPr>
              <w:t>71</w:t>
            </w:r>
            <w:r w:rsidRPr="00C255D2">
              <w:rPr>
                <w:rFonts w:ascii="Times New Roman" w:eastAsia="Times New Roman" w:hAnsi="Times New Roman" w:cs="Times New Roman"/>
                <w:color w:val="000000"/>
                <w:kern w:val="24"/>
                <w:sz w:val="24"/>
                <w:szCs w:val="24"/>
                <w:lang w:val="el-GR"/>
              </w:rPr>
              <w:t xml:space="preserve">, </w:t>
            </w:r>
            <w:r w:rsidRPr="00C255D2">
              <w:rPr>
                <w:rFonts w:ascii="Times New Roman" w:eastAsia="Times New Roman" w:hAnsi="Times New Roman" w:cs="Times New Roman"/>
                <w:color w:val="000000"/>
                <w:kern w:val="24"/>
                <w:sz w:val="24"/>
                <w:szCs w:val="24"/>
              </w:rPr>
              <w:t>P = 0.32</w:t>
            </w:r>
          </w:p>
        </w:tc>
        <w:tc>
          <w:tcPr>
            <w:tcW w:w="0" w:type="auto"/>
            <w:tcBorders>
              <w:top w:val="nil"/>
              <w:left w:val="nil"/>
              <w:bottom w:val="nil"/>
              <w:right w:val="nil"/>
            </w:tcBorders>
            <w:shd w:val="clear" w:color="auto" w:fill="auto"/>
            <w:tcMar>
              <w:top w:w="22" w:type="dxa"/>
              <w:left w:w="22" w:type="dxa"/>
              <w:bottom w:w="0" w:type="dxa"/>
              <w:right w:w="22" w:type="dxa"/>
            </w:tcMar>
            <w:vAlign w:val="bottom"/>
            <w:hideMark/>
          </w:tcPr>
          <w:p w14:paraId="05128438"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lang w:val="el-GR"/>
              </w:rPr>
              <w:t>χ2 = 2</w:t>
            </w:r>
            <w:r w:rsidRPr="00C255D2">
              <w:rPr>
                <w:rFonts w:ascii="Times New Roman" w:eastAsia="Times New Roman" w:hAnsi="Times New Roman" w:cs="Times New Roman"/>
                <w:color w:val="000000"/>
                <w:kern w:val="24"/>
                <w:sz w:val="24"/>
                <w:szCs w:val="24"/>
              </w:rPr>
              <w:t>3.03</w:t>
            </w:r>
            <w:r w:rsidRPr="00C255D2">
              <w:rPr>
                <w:rFonts w:ascii="Times New Roman" w:eastAsia="Times New Roman" w:hAnsi="Times New Roman" w:cs="Times New Roman"/>
                <w:color w:val="000000"/>
                <w:kern w:val="24"/>
                <w:sz w:val="24"/>
                <w:szCs w:val="24"/>
                <w:lang w:val="el-GR"/>
              </w:rPr>
              <w:t xml:space="preserve">, </w:t>
            </w:r>
            <w:r w:rsidRPr="00C255D2">
              <w:rPr>
                <w:rFonts w:ascii="Times New Roman" w:eastAsia="Times New Roman" w:hAnsi="Times New Roman" w:cs="Times New Roman"/>
                <w:color w:val="000000"/>
                <w:kern w:val="24"/>
                <w:sz w:val="24"/>
                <w:szCs w:val="24"/>
              </w:rPr>
              <w:t>P = 0.57</w:t>
            </w:r>
          </w:p>
        </w:tc>
        <w:tc>
          <w:tcPr>
            <w:tcW w:w="0" w:type="auto"/>
            <w:tcBorders>
              <w:top w:val="nil"/>
              <w:left w:val="nil"/>
              <w:bottom w:val="nil"/>
              <w:right w:val="nil"/>
            </w:tcBorders>
            <w:shd w:val="clear" w:color="auto" w:fill="auto"/>
            <w:tcMar>
              <w:top w:w="22" w:type="dxa"/>
              <w:left w:w="22" w:type="dxa"/>
              <w:bottom w:w="0" w:type="dxa"/>
              <w:right w:w="22" w:type="dxa"/>
            </w:tcMar>
            <w:vAlign w:val="bottom"/>
            <w:hideMark/>
          </w:tcPr>
          <w:p w14:paraId="326712A4"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lang w:val="el-GR"/>
              </w:rPr>
              <w:t>χ2 = 27.</w:t>
            </w:r>
            <w:r w:rsidRPr="00C255D2">
              <w:rPr>
                <w:rFonts w:ascii="Times New Roman" w:eastAsia="Times New Roman" w:hAnsi="Times New Roman" w:cs="Times New Roman"/>
                <w:color w:val="000000"/>
                <w:kern w:val="24"/>
                <w:sz w:val="24"/>
                <w:szCs w:val="24"/>
              </w:rPr>
              <w:t>98</w:t>
            </w:r>
            <w:r w:rsidRPr="00C255D2">
              <w:rPr>
                <w:rFonts w:ascii="Times New Roman" w:eastAsia="Times New Roman" w:hAnsi="Times New Roman" w:cs="Times New Roman"/>
                <w:color w:val="000000"/>
                <w:kern w:val="24"/>
                <w:sz w:val="24"/>
                <w:szCs w:val="24"/>
                <w:lang w:val="el-GR"/>
              </w:rPr>
              <w:t xml:space="preserve">, </w:t>
            </w:r>
            <w:r w:rsidRPr="00C255D2">
              <w:rPr>
                <w:rFonts w:ascii="Times New Roman" w:eastAsia="Times New Roman" w:hAnsi="Times New Roman" w:cs="Times New Roman"/>
                <w:color w:val="000000"/>
                <w:kern w:val="24"/>
                <w:sz w:val="24"/>
                <w:szCs w:val="24"/>
              </w:rPr>
              <w:t>P = 0.31</w:t>
            </w:r>
          </w:p>
        </w:tc>
      </w:tr>
      <w:tr w:rsidR="00C255D2" w:rsidRPr="00C255D2" w14:paraId="0DF81DD0" w14:textId="77777777" w:rsidTr="00C255D2">
        <w:trPr>
          <w:trHeight w:val="565"/>
        </w:trPr>
        <w:tc>
          <w:tcPr>
            <w:tcW w:w="0" w:type="auto"/>
            <w:tcBorders>
              <w:top w:val="nil"/>
              <w:left w:val="nil"/>
              <w:bottom w:val="nil"/>
              <w:right w:val="nil"/>
            </w:tcBorders>
            <w:shd w:val="clear" w:color="auto" w:fill="auto"/>
            <w:tcMar>
              <w:top w:w="22" w:type="dxa"/>
              <w:left w:w="22" w:type="dxa"/>
              <w:bottom w:w="0" w:type="dxa"/>
              <w:right w:w="22" w:type="dxa"/>
            </w:tcMar>
            <w:vAlign w:val="bottom"/>
            <w:hideMark/>
          </w:tcPr>
          <w:p w14:paraId="1B2C82CF"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rPr>
              <w:t>Genus</w:t>
            </w:r>
          </w:p>
        </w:tc>
        <w:tc>
          <w:tcPr>
            <w:tcW w:w="0" w:type="auto"/>
            <w:tcBorders>
              <w:top w:val="nil"/>
              <w:left w:val="nil"/>
              <w:bottom w:val="nil"/>
              <w:right w:val="nil"/>
            </w:tcBorders>
            <w:shd w:val="clear" w:color="auto" w:fill="auto"/>
            <w:tcMar>
              <w:top w:w="22" w:type="dxa"/>
              <w:left w:w="22" w:type="dxa"/>
              <w:bottom w:w="0" w:type="dxa"/>
              <w:right w:w="22" w:type="dxa"/>
            </w:tcMar>
            <w:vAlign w:val="bottom"/>
            <w:hideMark/>
          </w:tcPr>
          <w:p w14:paraId="15A30928"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lang w:val="el-GR"/>
              </w:rPr>
              <w:t xml:space="preserve">χ2 = </w:t>
            </w:r>
            <w:r w:rsidRPr="00C255D2">
              <w:rPr>
                <w:rFonts w:ascii="Times New Roman" w:eastAsia="Times New Roman" w:hAnsi="Times New Roman" w:cs="Times New Roman"/>
                <w:color w:val="000000"/>
                <w:kern w:val="24"/>
                <w:sz w:val="24"/>
                <w:szCs w:val="24"/>
              </w:rPr>
              <w:t>34.90</w:t>
            </w:r>
            <w:r w:rsidRPr="00C255D2">
              <w:rPr>
                <w:rFonts w:ascii="Times New Roman" w:eastAsia="Times New Roman" w:hAnsi="Times New Roman" w:cs="Times New Roman"/>
                <w:color w:val="000000"/>
                <w:kern w:val="24"/>
                <w:sz w:val="24"/>
                <w:szCs w:val="24"/>
                <w:lang w:val="el-GR"/>
              </w:rPr>
              <w:t xml:space="preserve">, </w:t>
            </w:r>
            <w:r w:rsidRPr="00C255D2">
              <w:rPr>
                <w:rFonts w:ascii="Times New Roman" w:eastAsia="Times New Roman" w:hAnsi="Times New Roman" w:cs="Times New Roman"/>
                <w:color w:val="000000"/>
                <w:kern w:val="24"/>
                <w:sz w:val="24"/>
                <w:szCs w:val="24"/>
              </w:rPr>
              <w:t>P = 0.52</w:t>
            </w:r>
          </w:p>
        </w:tc>
        <w:tc>
          <w:tcPr>
            <w:tcW w:w="0" w:type="auto"/>
            <w:tcBorders>
              <w:top w:val="nil"/>
              <w:left w:val="nil"/>
              <w:bottom w:val="nil"/>
              <w:right w:val="nil"/>
            </w:tcBorders>
            <w:shd w:val="clear" w:color="auto" w:fill="auto"/>
            <w:tcMar>
              <w:top w:w="22" w:type="dxa"/>
              <w:left w:w="22" w:type="dxa"/>
              <w:bottom w:w="0" w:type="dxa"/>
              <w:right w:w="22" w:type="dxa"/>
            </w:tcMar>
            <w:vAlign w:val="bottom"/>
            <w:hideMark/>
          </w:tcPr>
          <w:p w14:paraId="2AA301B9"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lang w:val="el-GR"/>
              </w:rPr>
              <w:t>χ2 = 3</w:t>
            </w:r>
            <w:r w:rsidRPr="00C255D2">
              <w:rPr>
                <w:rFonts w:ascii="Times New Roman" w:eastAsia="Times New Roman" w:hAnsi="Times New Roman" w:cs="Times New Roman"/>
                <w:color w:val="000000"/>
                <w:kern w:val="24"/>
                <w:sz w:val="24"/>
                <w:szCs w:val="24"/>
              </w:rPr>
              <w:t>4</w:t>
            </w:r>
            <w:r w:rsidRPr="00C255D2">
              <w:rPr>
                <w:rFonts w:ascii="Times New Roman" w:eastAsia="Times New Roman" w:hAnsi="Times New Roman" w:cs="Times New Roman"/>
                <w:color w:val="000000"/>
                <w:kern w:val="24"/>
                <w:sz w:val="24"/>
                <w:szCs w:val="24"/>
                <w:lang w:val="el-GR"/>
              </w:rPr>
              <w:t>.</w:t>
            </w:r>
            <w:r w:rsidRPr="00C255D2">
              <w:rPr>
                <w:rFonts w:ascii="Times New Roman" w:eastAsia="Times New Roman" w:hAnsi="Times New Roman" w:cs="Times New Roman"/>
                <w:color w:val="000000"/>
                <w:kern w:val="24"/>
                <w:sz w:val="24"/>
                <w:szCs w:val="24"/>
              </w:rPr>
              <w:t>18</w:t>
            </w:r>
            <w:r w:rsidRPr="00C255D2">
              <w:rPr>
                <w:rFonts w:ascii="Times New Roman" w:eastAsia="Times New Roman" w:hAnsi="Times New Roman" w:cs="Times New Roman"/>
                <w:color w:val="000000"/>
                <w:kern w:val="24"/>
                <w:sz w:val="24"/>
                <w:szCs w:val="24"/>
                <w:lang w:val="el-GR"/>
              </w:rPr>
              <w:t xml:space="preserve">, </w:t>
            </w:r>
            <w:r w:rsidRPr="00C255D2">
              <w:rPr>
                <w:rFonts w:ascii="Times New Roman" w:eastAsia="Times New Roman" w:hAnsi="Times New Roman" w:cs="Times New Roman"/>
                <w:color w:val="000000"/>
                <w:kern w:val="24"/>
                <w:sz w:val="24"/>
                <w:szCs w:val="24"/>
              </w:rPr>
              <w:t>P = 0.55</w:t>
            </w:r>
          </w:p>
        </w:tc>
        <w:tc>
          <w:tcPr>
            <w:tcW w:w="0" w:type="auto"/>
            <w:tcBorders>
              <w:top w:val="nil"/>
              <w:left w:val="nil"/>
              <w:bottom w:val="nil"/>
              <w:right w:val="nil"/>
            </w:tcBorders>
            <w:shd w:val="clear" w:color="auto" w:fill="auto"/>
            <w:tcMar>
              <w:top w:w="22" w:type="dxa"/>
              <w:left w:w="22" w:type="dxa"/>
              <w:bottom w:w="0" w:type="dxa"/>
              <w:right w:w="22" w:type="dxa"/>
            </w:tcMar>
            <w:vAlign w:val="bottom"/>
            <w:hideMark/>
          </w:tcPr>
          <w:p w14:paraId="4A85E6E8"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lang w:val="el-GR"/>
              </w:rPr>
              <w:t>χ2 = 3</w:t>
            </w:r>
            <w:r w:rsidRPr="00C255D2">
              <w:rPr>
                <w:rFonts w:ascii="Times New Roman" w:eastAsia="Times New Roman" w:hAnsi="Times New Roman" w:cs="Times New Roman"/>
                <w:color w:val="000000"/>
                <w:kern w:val="24"/>
                <w:sz w:val="24"/>
                <w:szCs w:val="24"/>
              </w:rPr>
              <w:t>7.02</w:t>
            </w:r>
            <w:r w:rsidRPr="00C255D2">
              <w:rPr>
                <w:rFonts w:ascii="Times New Roman" w:eastAsia="Times New Roman" w:hAnsi="Times New Roman" w:cs="Times New Roman"/>
                <w:color w:val="000000"/>
                <w:kern w:val="24"/>
                <w:sz w:val="24"/>
                <w:szCs w:val="24"/>
                <w:lang w:val="el-GR"/>
              </w:rPr>
              <w:t xml:space="preserve"> </w:t>
            </w:r>
            <w:r w:rsidRPr="00C255D2">
              <w:rPr>
                <w:rFonts w:ascii="Times New Roman" w:eastAsia="Times New Roman" w:hAnsi="Times New Roman" w:cs="Times New Roman"/>
                <w:color w:val="000000"/>
                <w:kern w:val="24"/>
                <w:sz w:val="24"/>
                <w:szCs w:val="24"/>
              </w:rPr>
              <w:t>P = 0.42</w:t>
            </w:r>
          </w:p>
        </w:tc>
      </w:tr>
      <w:tr w:rsidR="00C255D2" w:rsidRPr="00C255D2" w14:paraId="67BC1EDE" w14:textId="77777777" w:rsidTr="00C255D2">
        <w:trPr>
          <w:trHeight w:val="952"/>
        </w:trPr>
        <w:tc>
          <w:tcPr>
            <w:tcW w:w="0" w:type="auto"/>
            <w:tcBorders>
              <w:top w:val="nil"/>
              <w:left w:val="nil"/>
              <w:bottom w:val="single" w:sz="8" w:space="0" w:color="000000"/>
              <w:right w:val="nil"/>
            </w:tcBorders>
            <w:shd w:val="clear" w:color="auto" w:fill="auto"/>
            <w:tcMar>
              <w:top w:w="22" w:type="dxa"/>
              <w:left w:w="22" w:type="dxa"/>
              <w:bottom w:w="0" w:type="dxa"/>
              <w:right w:w="22" w:type="dxa"/>
            </w:tcMar>
            <w:vAlign w:val="bottom"/>
            <w:hideMark/>
          </w:tcPr>
          <w:p w14:paraId="029C6BA4"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rPr>
              <w:t>Functional feeding group</w:t>
            </w:r>
          </w:p>
        </w:tc>
        <w:tc>
          <w:tcPr>
            <w:tcW w:w="0" w:type="auto"/>
            <w:tcBorders>
              <w:top w:val="nil"/>
              <w:left w:val="nil"/>
              <w:bottom w:val="single" w:sz="8" w:space="0" w:color="000000"/>
              <w:right w:val="nil"/>
            </w:tcBorders>
            <w:shd w:val="clear" w:color="auto" w:fill="auto"/>
            <w:tcMar>
              <w:top w:w="22" w:type="dxa"/>
              <w:left w:w="22" w:type="dxa"/>
              <w:bottom w:w="0" w:type="dxa"/>
              <w:right w:w="22" w:type="dxa"/>
            </w:tcMar>
            <w:vAlign w:val="bottom"/>
            <w:hideMark/>
          </w:tcPr>
          <w:p w14:paraId="45DA1319"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lang w:val="el-GR"/>
              </w:rPr>
              <w:t>χ2 = 5.</w:t>
            </w:r>
            <w:r w:rsidRPr="00C255D2">
              <w:rPr>
                <w:rFonts w:ascii="Times New Roman" w:eastAsia="Times New Roman" w:hAnsi="Times New Roman" w:cs="Times New Roman"/>
                <w:color w:val="000000"/>
                <w:kern w:val="24"/>
                <w:sz w:val="24"/>
                <w:szCs w:val="24"/>
              </w:rPr>
              <w:t>74</w:t>
            </w:r>
            <w:r w:rsidRPr="00C255D2">
              <w:rPr>
                <w:rFonts w:ascii="Times New Roman" w:eastAsia="Times New Roman" w:hAnsi="Times New Roman" w:cs="Times New Roman"/>
                <w:color w:val="000000"/>
                <w:kern w:val="24"/>
                <w:sz w:val="24"/>
                <w:szCs w:val="24"/>
                <w:lang w:val="el-GR"/>
              </w:rPr>
              <w:t xml:space="preserve">, </w:t>
            </w:r>
            <w:r w:rsidRPr="00C255D2">
              <w:rPr>
                <w:rFonts w:ascii="Times New Roman" w:eastAsia="Times New Roman" w:hAnsi="Times New Roman" w:cs="Times New Roman"/>
                <w:color w:val="000000"/>
                <w:kern w:val="24"/>
                <w:sz w:val="24"/>
                <w:szCs w:val="24"/>
              </w:rPr>
              <w:t>P = 0.22</w:t>
            </w:r>
          </w:p>
        </w:tc>
        <w:tc>
          <w:tcPr>
            <w:tcW w:w="0" w:type="auto"/>
            <w:tcBorders>
              <w:top w:val="nil"/>
              <w:left w:val="nil"/>
              <w:bottom w:val="single" w:sz="8" w:space="0" w:color="000000"/>
              <w:right w:val="nil"/>
            </w:tcBorders>
            <w:shd w:val="clear" w:color="auto" w:fill="auto"/>
            <w:tcMar>
              <w:top w:w="22" w:type="dxa"/>
              <w:left w:w="22" w:type="dxa"/>
              <w:bottom w:w="0" w:type="dxa"/>
              <w:right w:w="22" w:type="dxa"/>
            </w:tcMar>
            <w:vAlign w:val="bottom"/>
            <w:hideMark/>
          </w:tcPr>
          <w:p w14:paraId="5A1B797A"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lang w:val="el-GR"/>
              </w:rPr>
              <w:t xml:space="preserve">χ2 = </w:t>
            </w:r>
            <w:r w:rsidRPr="00C255D2">
              <w:rPr>
                <w:rFonts w:ascii="Times New Roman" w:eastAsia="Times New Roman" w:hAnsi="Times New Roman" w:cs="Times New Roman"/>
                <w:color w:val="000000"/>
                <w:kern w:val="24"/>
                <w:sz w:val="24"/>
                <w:szCs w:val="24"/>
              </w:rPr>
              <w:t>3.92</w:t>
            </w:r>
            <w:r w:rsidRPr="00C255D2">
              <w:rPr>
                <w:rFonts w:ascii="Times New Roman" w:eastAsia="Times New Roman" w:hAnsi="Times New Roman" w:cs="Times New Roman"/>
                <w:color w:val="000000"/>
                <w:kern w:val="24"/>
                <w:sz w:val="24"/>
                <w:szCs w:val="24"/>
                <w:lang w:val="el-GR"/>
              </w:rPr>
              <w:t xml:space="preserve">, </w:t>
            </w:r>
            <w:r w:rsidRPr="00C255D2">
              <w:rPr>
                <w:rFonts w:ascii="Times New Roman" w:eastAsia="Times New Roman" w:hAnsi="Times New Roman" w:cs="Times New Roman"/>
                <w:color w:val="000000"/>
                <w:kern w:val="24"/>
                <w:sz w:val="24"/>
                <w:szCs w:val="24"/>
              </w:rPr>
              <w:t>P = 0.42</w:t>
            </w:r>
          </w:p>
        </w:tc>
        <w:tc>
          <w:tcPr>
            <w:tcW w:w="0" w:type="auto"/>
            <w:tcBorders>
              <w:top w:val="nil"/>
              <w:left w:val="nil"/>
              <w:bottom w:val="single" w:sz="8" w:space="0" w:color="000000"/>
              <w:right w:val="nil"/>
            </w:tcBorders>
            <w:shd w:val="clear" w:color="auto" w:fill="auto"/>
            <w:tcMar>
              <w:top w:w="22" w:type="dxa"/>
              <w:left w:w="22" w:type="dxa"/>
              <w:bottom w:w="0" w:type="dxa"/>
              <w:right w:w="22" w:type="dxa"/>
            </w:tcMar>
            <w:vAlign w:val="bottom"/>
            <w:hideMark/>
          </w:tcPr>
          <w:p w14:paraId="6B103487"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lang w:val="el-GR"/>
              </w:rPr>
              <w:t xml:space="preserve">χ2 = </w:t>
            </w:r>
            <w:r w:rsidRPr="00C255D2">
              <w:rPr>
                <w:rFonts w:ascii="Times New Roman" w:eastAsia="Times New Roman" w:hAnsi="Times New Roman" w:cs="Times New Roman"/>
                <w:color w:val="000000"/>
                <w:kern w:val="24"/>
                <w:sz w:val="24"/>
                <w:szCs w:val="24"/>
              </w:rPr>
              <w:t>9.15</w:t>
            </w:r>
            <w:r w:rsidRPr="00C255D2">
              <w:rPr>
                <w:rFonts w:ascii="Times New Roman" w:eastAsia="Times New Roman" w:hAnsi="Times New Roman" w:cs="Times New Roman"/>
                <w:color w:val="000000"/>
                <w:kern w:val="24"/>
                <w:sz w:val="24"/>
                <w:szCs w:val="24"/>
                <w:lang w:val="el-GR"/>
              </w:rPr>
              <w:t xml:space="preserve">, </w:t>
            </w:r>
            <w:r w:rsidRPr="00C255D2">
              <w:rPr>
                <w:rFonts w:ascii="Times New Roman" w:eastAsia="Times New Roman" w:hAnsi="Times New Roman" w:cs="Times New Roman"/>
                <w:color w:val="000000"/>
                <w:kern w:val="24"/>
                <w:sz w:val="24"/>
                <w:szCs w:val="24"/>
              </w:rPr>
              <w:t>P = 0.057</w:t>
            </w:r>
          </w:p>
        </w:tc>
      </w:tr>
    </w:tbl>
    <w:p w14:paraId="52C2A593" w14:textId="77777777" w:rsidR="004F6A39" w:rsidRDefault="004F6A39">
      <w:pPr>
        <w:rPr>
          <w:rFonts w:ascii="Times New Roman" w:hAnsi="Times New Roman" w:cs="Times New Roman"/>
          <w:b/>
          <w:bCs/>
          <w:sz w:val="24"/>
          <w:szCs w:val="24"/>
        </w:rPr>
      </w:pPr>
    </w:p>
    <w:p w14:paraId="4E09B040" w14:textId="77777777" w:rsidR="004F6A39" w:rsidRDefault="004F6A39">
      <w:pPr>
        <w:rPr>
          <w:rFonts w:ascii="Times New Roman" w:hAnsi="Times New Roman" w:cs="Times New Roman"/>
          <w:b/>
          <w:bCs/>
          <w:sz w:val="24"/>
          <w:szCs w:val="24"/>
        </w:rPr>
      </w:pPr>
    </w:p>
    <w:bookmarkEnd w:id="461"/>
    <w:p w14:paraId="717353B0" w14:textId="77777777" w:rsidR="00E9750E" w:rsidRDefault="00E9750E" w:rsidP="001303EE">
      <w:pPr>
        <w:rPr>
          <w:rFonts w:ascii="Times New Roman" w:hAnsi="Times New Roman" w:cs="Times New Roman"/>
          <w:b/>
          <w:bCs/>
          <w:sz w:val="24"/>
          <w:szCs w:val="24"/>
        </w:rPr>
      </w:pPr>
    </w:p>
    <w:p w14:paraId="3A117E06" w14:textId="77777777" w:rsidR="00E9750E" w:rsidRDefault="00E9750E" w:rsidP="001303EE">
      <w:pPr>
        <w:rPr>
          <w:rFonts w:ascii="Times New Roman" w:hAnsi="Times New Roman" w:cs="Times New Roman"/>
          <w:b/>
          <w:bCs/>
          <w:sz w:val="24"/>
          <w:szCs w:val="24"/>
        </w:rPr>
      </w:pPr>
    </w:p>
    <w:p w14:paraId="34344A39" w14:textId="77777777" w:rsidR="00E9750E" w:rsidRDefault="00E9750E" w:rsidP="001303EE">
      <w:pPr>
        <w:rPr>
          <w:rFonts w:ascii="Times New Roman" w:hAnsi="Times New Roman" w:cs="Times New Roman"/>
          <w:b/>
          <w:bCs/>
          <w:sz w:val="24"/>
          <w:szCs w:val="24"/>
        </w:rPr>
      </w:pPr>
    </w:p>
    <w:p w14:paraId="6EDBD3C6" w14:textId="77777777" w:rsidR="00E9750E" w:rsidRDefault="00E9750E" w:rsidP="001303EE">
      <w:pPr>
        <w:rPr>
          <w:rFonts w:ascii="Times New Roman" w:hAnsi="Times New Roman" w:cs="Times New Roman"/>
          <w:b/>
          <w:bCs/>
          <w:sz w:val="24"/>
          <w:szCs w:val="24"/>
        </w:rPr>
      </w:pPr>
    </w:p>
    <w:p w14:paraId="6C5B9A9C" w14:textId="77777777" w:rsidR="00E9750E" w:rsidRDefault="00E9750E" w:rsidP="001303EE">
      <w:pPr>
        <w:rPr>
          <w:rFonts w:ascii="Times New Roman" w:hAnsi="Times New Roman" w:cs="Times New Roman"/>
          <w:b/>
          <w:bCs/>
          <w:sz w:val="24"/>
          <w:szCs w:val="24"/>
        </w:rPr>
      </w:pPr>
    </w:p>
    <w:p w14:paraId="3D3D2000" w14:textId="77777777" w:rsidR="00E9750E" w:rsidRDefault="00E9750E" w:rsidP="001303EE">
      <w:pPr>
        <w:rPr>
          <w:rFonts w:ascii="Times New Roman" w:hAnsi="Times New Roman" w:cs="Times New Roman"/>
          <w:b/>
          <w:bCs/>
          <w:sz w:val="24"/>
          <w:szCs w:val="24"/>
        </w:rPr>
      </w:pPr>
    </w:p>
    <w:p w14:paraId="5C2B4843" w14:textId="77777777" w:rsidR="00E9750E" w:rsidRDefault="00E9750E" w:rsidP="001303EE">
      <w:pPr>
        <w:rPr>
          <w:rFonts w:ascii="Times New Roman" w:hAnsi="Times New Roman" w:cs="Times New Roman"/>
          <w:b/>
          <w:bCs/>
          <w:sz w:val="24"/>
          <w:szCs w:val="24"/>
        </w:rPr>
      </w:pPr>
    </w:p>
    <w:p w14:paraId="4A6314F6" w14:textId="77777777" w:rsidR="00E9750E" w:rsidRDefault="00E9750E" w:rsidP="001303EE">
      <w:pPr>
        <w:rPr>
          <w:rFonts w:ascii="Times New Roman" w:hAnsi="Times New Roman" w:cs="Times New Roman"/>
          <w:b/>
          <w:bCs/>
          <w:sz w:val="24"/>
          <w:szCs w:val="24"/>
        </w:rPr>
      </w:pPr>
    </w:p>
    <w:p w14:paraId="2AB18698" w14:textId="77777777" w:rsidR="00E9750E" w:rsidRDefault="00E9750E" w:rsidP="001303EE">
      <w:pPr>
        <w:rPr>
          <w:rFonts w:ascii="Times New Roman" w:hAnsi="Times New Roman" w:cs="Times New Roman"/>
          <w:b/>
          <w:bCs/>
          <w:sz w:val="24"/>
          <w:szCs w:val="24"/>
        </w:rPr>
      </w:pPr>
    </w:p>
    <w:p w14:paraId="59586AC3" w14:textId="77777777" w:rsidR="00E9750E" w:rsidRDefault="00E9750E" w:rsidP="001303EE">
      <w:pPr>
        <w:rPr>
          <w:rFonts w:ascii="Times New Roman" w:hAnsi="Times New Roman" w:cs="Times New Roman"/>
          <w:b/>
          <w:bCs/>
          <w:sz w:val="24"/>
          <w:szCs w:val="24"/>
        </w:rPr>
      </w:pPr>
    </w:p>
    <w:p w14:paraId="2924748B" w14:textId="77777777" w:rsidR="00E9750E" w:rsidRDefault="00E9750E" w:rsidP="001303EE">
      <w:pPr>
        <w:rPr>
          <w:rFonts w:ascii="Times New Roman" w:hAnsi="Times New Roman" w:cs="Times New Roman"/>
          <w:b/>
          <w:bCs/>
          <w:sz w:val="24"/>
          <w:szCs w:val="24"/>
        </w:rPr>
      </w:pPr>
    </w:p>
    <w:p w14:paraId="1C511682" w14:textId="77777777" w:rsidR="00E9750E" w:rsidRDefault="00E9750E" w:rsidP="001303EE">
      <w:pPr>
        <w:rPr>
          <w:rFonts w:ascii="Times New Roman" w:hAnsi="Times New Roman" w:cs="Times New Roman"/>
          <w:b/>
          <w:bCs/>
          <w:sz w:val="24"/>
          <w:szCs w:val="24"/>
        </w:rPr>
      </w:pPr>
    </w:p>
    <w:p w14:paraId="1E6A68F1" w14:textId="77777777" w:rsidR="00E9750E" w:rsidRDefault="00E9750E" w:rsidP="001303EE">
      <w:pPr>
        <w:rPr>
          <w:rFonts w:ascii="Times New Roman" w:hAnsi="Times New Roman" w:cs="Times New Roman"/>
          <w:b/>
          <w:bCs/>
          <w:sz w:val="24"/>
          <w:szCs w:val="24"/>
        </w:rPr>
      </w:pPr>
    </w:p>
    <w:p w14:paraId="1EF72031" w14:textId="77777777" w:rsidR="00E9750E" w:rsidRDefault="00E9750E" w:rsidP="001303EE">
      <w:pPr>
        <w:rPr>
          <w:rFonts w:ascii="Times New Roman" w:hAnsi="Times New Roman" w:cs="Times New Roman"/>
          <w:b/>
          <w:bCs/>
          <w:sz w:val="24"/>
          <w:szCs w:val="24"/>
        </w:rPr>
      </w:pPr>
    </w:p>
    <w:p w14:paraId="7DA2072A" w14:textId="28D21833" w:rsidR="00C80A70" w:rsidRDefault="00C80A70" w:rsidP="001303EE">
      <w:pPr>
        <w:rPr>
          <w:rFonts w:ascii="Times New Roman" w:hAnsi="Times New Roman" w:cs="Times New Roman"/>
          <w:b/>
          <w:bCs/>
          <w:sz w:val="24"/>
          <w:szCs w:val="24"/>
        </w:rPr>
      </w:pPr>
      <w:r>
        <w:rPr>
          <w:rFonts w:ascii="Times New Roman" w:hAnsi="Times New Roman" w:cs="Times New Roman"/>
          <w:b/>
          <w:bCs/>
          <w:sz w:val="24"/>
          <w:szCs w:val="24"/>
        </w:rPr>
        <w:lastRenderedPageBreak/>
        <w:t>Fig 1.</w:t>
      </w:r>
      <w:r w:rsidR="00C16731" w:rsidRPr="00C16731">
        <w:rPr>
          <w:rFonts w:ascii="Times New Roman" w:hAnsi="Times New Roman" w:cs="Times New Roman"/>
          <w:sz w:val="24"/>
          <w:szCs w:val="24"/>
        </w:rPr>
        <w:t xml:space="preserve"> </w:t>
      </w:r>
      <w:r w:rsidR="00C16731">
        <w:rPr>
          <w:rFonts w:ascii="Times New Roman" w:hAnsi="Times New Roman" w:cs="Times New Roman"/>
          <w:sz w:val="24"/>
          <w:szCs w:val="24"/>
        </w:rPr>
        <w:t>NEON site locations</w:t>
      </w:r>
    </w:p>
    <w:p w14:paraId="36A52A6D" w14:textId="45DE82FC" w:rsidR="00C80A70" w:rsidRDefault="00C80A70" w:rsidP="001303EE">
      <w:pPr>
        <w:rPr>
          <w:rFonts w:ascii="Times New Roman" w:hAnsi="Times New Roman" w:cs="Times New Roman"/>
          <w:b/>
          <w:bCs/>
          <w:sz w:val="24"/>
          <w:szCs w:val="24"/>
        </w:rPr>
      </w:pPr>
    </w:p>
    <w:p w14:paraId="0453D19F" w14:textId="4488569D" w:rsidR="00C80A70" w:rsidRDefault="00C80A70" w:rsidP="001303EE">
      <w:pPr>
        <w:rPr>
          <w:rFonts w:ascii="Times New Roman" w:hAnsi="Times New Roman" w:cs="Times New Roman"/>
          <w:b/>
          <w:bCs/>
          <w:sz w:val="24"/>
          <w:szCs w:val="24"/>
        </w:rPr>
      </w:pPr>
      <w:r>
        <w:rPr>
          <w:rFonts w:ascii="Times New Roman" w:hAnsi="Times New Roman" w:cs="Times New Roman"/>
          <w:b/>
          <w:bCs/>
          <w:sz w:val="24"/>
          <w:szCs w:val="24"/>
        </w:rPr>
        <w:t>Figure 2.</w:t>
      </w:r>
      <w:r w:rsidR="00C16731" w:rsidRPr="00C16731">
        <w:rPr>
          <w:rFonts w:ascii="Times New Roman" w:hAnsi="Times New Roman" w:cs="Times New Roman"/>
          <w:b/>
          <w:bCs/>
          <w:sz w:val="24"/>
          <w:szCs w:val="24"/>
        </w:rPr>
        <w:t xml:space="preserve"> </w:t>
      </w:r>
      <w:r w:rsidR="00C16731" w:rsidRPr="00C16731">
        <w:rPr>
          <w:rFonts w:ascii="Times New Roman" w:hAnsi="Times New Roman" w:cs="Times New Roman"/>
          <w:sz w:val="24"/>
          <w:szCs w:val="24"/>
        </w:rPr>
        <w:t>Macroinvertebrate summary</w:t>
      </w:r>
    </w:p>
    <w:p w14:paraId="7BADD57A" w14:textId="1101BB60" w:rsidR="00C80A70" w:rsidRDefault="00C80A70" w:rsidP="001303EE">
      <w:pPr>
        <w:rPr>
          <w:rFonts w:ascii="Times New Roman" w:hAnsi="Times New Roman" w:cs="Times New Roman"/>
          <w:b/>
          <w:bCs/>
          <w:sz w:val="24"/>
          <w:szCs w:val="24"/>
        </w:rPr>
      </w:pPr>
    </w:p>
    <w:p w14:paraId="0A7DFEE9" w14:textId="219AE42C" w:rsidR="00C80A70" w:rsidRDefault="00C80A70" w:rsidP="001303EE">
      <w:pPr>
        <w:rPr>
          <w:rFonts w:ascii="Times New Roman" w:hAnsi="Times New Roman" w:cs="Times New Roman"/>
          <w:b/>
          <w:bCs/>
          <w:sz w:val="24"/>
          <w:szCs w:val="24"/>
        </w:rPr>
      </w:pPr>
    </w:p>
    <w:p w14:paraId="4E301FD6" w14:textId="29CD8540" w:rsidR="00C80A70" w:rsidRDefault="00C80A70" w:rsidP="00C16731">
      <w:pPr>
        <w:spacing w:line="480" w:lineRule="auto"/>
        <w:rPr>
          <w:rFonts w:ascii="Times New Roman" w:hAnsi="Times New Roman" w:cs="Times New Roman"/>
          <w:b/>
          <w:bCs/>
          <w:sz w:val="24"/>
          <w:szCs w:val="24"/>
        </w:rPr>
      </w:pPr>
      <w:r>
        <w:rPr>
          <w:rFonts w:ascii="Times New Roman" w:hAnsi="Times New Roman" w:cs="Times New Roman"/>
          <w:b/>
          <w:bCs/>
          <w:sz w:val="24"/>
          <w:szCs w:val="24"/>
        </w:rPr>
        <w:t>Figure 3.</w:t>
      </w:r>
      <w:r w:rsidR="00C16731" w:rsidRPr="00C16731">
        <w:rPr>
          <w:rFonts w:ascii="Times New Roman" w:hAnsi="Times New Roman" w:cs="Times New Roman"/>
          <w:sz w:val="24"/>
          <w:szCs w:val="24"/>
        </w:rPr>
        <w:t xml:space="preserve"> </w:t>
      </w:r>
      <w:r w:rsidR="00C16731">
        <w:rPr>
          <w:rFonts w:ascii="Times New Roman" w:hAnsi="Times New Roman" w:cs="Times New Roman"/>
          <w:sz w:val="24"/>
          <w:szCs w:val="24"/>
        </w:rPr>
        <w:t xml:space="preserve">Gut microbial composition among macroinvertebrate orders (A). </w:t>
      </w:r>
      <w:r w:rsidR="00C16731" w:rsidRPr="009C039B">
        <w:rPr>
          <w:rFonts w:ascii="Times New Roman" w:hAnsi="Times New Roman" w:cs="Times New Roman"/>
          <w:sz w:val="24"/>
          <w:szCs w:val="24"/>
        </w:rPr>
        <w:t xml:space="preserve">Gut microbial composition among macroinvertebrate </w:t>
      </w:r>
      <w:r w:rsidR="00C16731">
        <w:rPr>
          <w:rFonts w:ascii="Times New Roman" w:hAnsi="Times New Roman" w:cs="Times New Roman"/>
          <w:sz w:val="24"/>
          <w:szCs w:val="24"/>
        </w:rPr>
        <w:t>families. Stress 0.16 (B).</w:t>
      </w:r>
      <w:r w:rsidR="00C16731" w:rsidRPr="00C16731">
        <w:rPr>
          <w:rFonts w:ascii="Times New Roman" w:hAnsi="Times New Roman" w:cs="Times New Roman"/>
          <w:sz w:val="24"/>
          <w:szCs w:val="24"/>
        </w:rPr>
        <w:t xml:space="preserve"> </w:t>
      </w:r>
      <w:r w:rsidR="00C16731" w:rsidRPr="009C039B">
        <w:rPr>
          <w:rFonts w:ascii="Times New Roman" w:hAnsi="Times New Roman" w:cs="Times New Roman"/>
          <w:sz w:val="24"/>
          <w:szCs w:val="24"/>
        </w:rPr>
        <w:t>Gut microbial composition among macroinvertebrate genera</w:t>
      </w:r>
      <w:r w:rsidR="00C16731">
        <w:rPr>
          <w:rFonts w:ascii="Times New Roman" w:hAnsi="Times New Roman" w:cs="Times New Roman"/>
          <w:sz w:val="24"/>
          <w:szCs w:val="24"/>
        </w:rPr>
        <w:t xml:space="preserve"> (C).</w:t>
      </w:r>
      <w:r w:rsidR="00C16731" w:rsidRPr="00C16731">
        <w:rPr>
          <w:rFonts w:ascii="Times New Roman" w:hAnsi="Times New Roman" w:cs="Times New Roman"/>
          <w:sz w:val="24"/>
          <w:szCs w:val="24"/>
        </w:rPr>
        <w:t xml:space="preserve"> </w:t>
      </w:r>
      <w:r w:rsidR="00C16731" w:rsidRPr="009C039B">
        <w:rPr>
          <w:rFonts w:ascii="Times New Roman" w:hAnsi="Times New Roman" w:cs="Times New Roman"/>
          <w:sz w:val="24"/>
          <w:szCs w:val="24"/>
        </w:rPr>
        <w:t xml:space="preserve">Gut microbial composition among macroinvertebrate </w:t>
      </w:r>
      <w:r w:rsidR="00C16731">
        <w:rPr>
          <w:rFonts w:ascii="Times New Roman" w:hAnsi="Times New Roman" w:cs="Times New Roman"/>
          <w:sz w:val="24"/>
          <w:szCs w:val="24"/>
        </w:rPr>
        <w:t>functional feeding groups (D).</w:t>
      </w:r>
      <w:r w:rsidR="00C16731" w:rsidRPr="00C16731">
        <w:rPr>
          <w:rFonts w:ascii="Times New Roman" w:hAnsi="Times New Roman" w:cs="Times New Roman"/>
          <w:sz w:val="24"/>
          <w:szCs w:val="24"/>
        </w:rPr>
        <w:t xml:space="preserve"> </w:t>
      </w:r>
      <w:r w:rsidR="00C16731" w:rsidRPr="009C039B">
        <w:rPr>
          <w:rFonts w:ascii="Times New Roman" w:hAnsi="Times New Roman" w:cs="Times New Roman"/>
          <w:sz w:val="24"/>
          <w:szCs w:val="24"/>
        </w:rPr>
        <w:t xml:space="preserve">Gut microbial composition among macroinvertebrate </w:t>
      </w:r>
      <w:r w:rsidR="00C16731">
        <w:rPr>
          <w:rFonts w:ascii="Times New Roman" w:hAnsi="Times New Roman" w:cs="Times New Roman"/>
          <w:sz w:val="24"/>
          <w:szCs w:val="24"/>
        </w:rPr>
        <w:t>sample clusters (E)</w:t>
      </w:r>
    </w:p>
    <w:p w14:paraId="068C6E81" w14:textId="781AEF16" w:rsidR="00C80A70" w:rsidRDefault="00C80A70" w:rsidP="001303EE">
      <w:pPr>
        <w:rPr>
          <w:rFonts w:ascii="Times New Roman" w:hAnsi="Times New Roman" w:cs="Times New Roman"/>
          <w:b/>
          <w:bCs/>
          <w:sz w:val="24"/>
          <w:szCs w:val="24"/>
        </w:rPr>
      </w:pPr>
    </w:p>
    <w:p w14:paraId="3C5314A1" w14:textId="7949E40E" w:rsidR="00C80A70" w:rsidRDefault="00C80A70" w:rsidP="001303EE">
      <w:pPr>
        <w:rPr>
          <w:rFonts w:ascii="Times New Roman" w:hAnsi="Times New Roman" w:cs="Times New Roman"/>
          <w:b/>
          <w:bCs/>
          <w:sz w:val="24"/>
          <w:szCs w:val="24"/>
        </w:rPr>
      </w:pPr>
    </w:p>
    <w:p w14:paraId="22BEE20D" w14:textId="485CA41B" w:rsidR="00C80A70" w:rsidRDefault="00C80A70" w:rsidP="001303EE">
      <w:pPr>
        <w:rPr>
          <w:rFonts w:ascii="Times New Roman" w:hAnsi="Times New Roman" w:cs="Times New Roman"/>
          <w:b/>
          <w:bCs/>
          <w:sz w:val="24"/>
          <w:szCs w:val="24"/>
        </w:rPr>
      </w:pPr>
      <w:r>
        <w:rPr>
          <w:rFonts w:ascii="Times New Roman" w:hAnsi="Times New Roman" w:cs="Times New Roman"/>
          <w:b/>
          <w:bCs/>
          <w:sz w:val="24"/>
          <w:szCs w:val="24"/>
        </w:rPr>
        <w:t>Figure 4</w:t>
      </w:r>
    </w:p>
    <w:p w14:paraId="251089E9" w14:textId="47D3558E" w:rsidR="00C80A70" w:rsidRDefault="00C80A70" w:rsidP="001303EE">
      <w:pPr>
        <w:rPr>
          <w:rFonts w:ascii="Times New Roman" w:hAnsi="Times New Roman" w:cs="Times New Roman"/>
          <w:b/>
          <w:bCs/>
          <w:sz w:val="24"/>
          <w:szCs w:val="24"/>
        </w:rPr>
      </w:pPr>
    </w:p>
    <w:p w14:paraId="7FE7127A" w14:textId="1F924E1A" w:rsidR="00C80A70" w:rsidRDefault="00C80A70" w:rsidP="001303EE">
      <w:pPr>
        <w:rPr>
          <w:rFonts w:ascii="Times New Roman" w:hAnsi="Times New Roman" w:cs="Times New Roman"/>
          <w:b/>
          <w:bCs/>
          <w:sz w:val="24"/>
          <w:szCs w:val="24"/>
        </w:rPr>
      </w:pPr>
    </w:p>
    <w:p w14:paraId="4ACB04BA" w14:textId="75116C1F" w:rsidR="00C80A70" w:rsidRDefault="00C80A70" w:rsidP="001303EE">
      <w:pPr>
        <w:rPr>
          <w:rFonts w:ascii="Times New Roman" w:hAnsi="Times New Roman" w:cs="Times New Roman"/>
          <w:b/>
          <w:bCs/>
          <w:sz w:val="24"/>
          <w:szCs w:val="24"/>
        </w:rPr>
      </w:pPr>
      <w:bookmarkStart w:id="462" w:name="_GoBack"/>
      <w:bookmarkEnd w:id="462"/>
    </w:p>
    <w:p w14:paraId="4F07D502" w14:textId="6B2E2C8E" w:rsidR="00C80A70" w:rsidRDefault="00C80A70" w:rsidP="00E9750E">
      <w:pPr>
        <w:spacing w:line="480" w:lineRule="auto"/>
        <w:rPr>
          <w:rFonts w:ascii="Times New Roman" w:hAnsi="Times New Roman" w:cs="Times New Roman"/>
          <w:b/>
          <w:bCs/>
          <w:sz w:val="24"/>
          <w:szCs w:val="24"/>
        </w:rPr>
      </w:pPr>
      <w:commentRangeStart w:id="463"/>
      <w:commentRangeStart w:id="464"/>
      <w:r w:rsidRPr="005973BE">
        <w:rPr>
          <w:rFonts w:ascii="Times New Roman" w:hAnsi="Times New Roman" w:cs="Times New Roman"/>
          <w:b/>
          <w:bCs/>
          <w:sz w:val="24"/>
          <w:szCs w:val="24"/>
          <w:highlight w:val="yellow"/>
        </w:rPr>
        <w:t>Figure</w:t>
      </w:r>
      <w:commentRangeEnd w:id="463"/>
      <w:r w:rsidR="005973BE">
        <w:rPr>
          <w:rStyle w:val="CommentReference"/>
        </w:rPr>
        <w:commentReference w:id="463"/>
      </w:r>
      <w:commentRangeEnd w:id="464"/>
      <w:r w:rsidR="00326E78">
        <w:rPr>
          <w:rStyle w:val="CommentReference"/>
        </w:rPr>
        <w:commentReference w:id="464"/>
      </w:r>
      <w:r w:rsidRPr="005973BE">
        <w:rPr>
          <w:rFonts w:ascii="Times New Roman" w:hAnsi="Times New Roman" w:cs="Times New Roman"/>
          <w:b/>
          <w:bCs/>
          <w:sz w:val="24"/>
          <w:szCs w:val="24"/>
          <w:highlight w:val="yellow"/>
        </w:rPr>
        <w:t xml:space="preserve"> </w:t>
      </w:r>
      <w:r w:rsidR="00E9750E" w:rsidRPr="005973BE">
        <w:rPr>
          <w:rFonts w:ascii="Times New Roman" w:hAnsi="Times New Roman" w:cs="Times New Roman"/>
          <w:b/>
          <w:bCs/>
          <w:sz w:val="24"/>
          <w:szCs w:val="24"/>
          <w:highlight w:val="yellow"/>
        </w:rPr>
        <w:t>5</w:t>
      </w:r>
      <w:r w:rsidRPr="005973BE">
        <w:rPr>
          <w:rFonts w:ascii="Times New Roman" w:hAnsi="Times New Roman" w:cs="Times New Roman"/>
          <w:b/>
          <w:bCs/>
          <w:sz w:val="24"/>
          <w:szCs w:val="24"/>
          <w:highlight w:val="yellow"/>
        </w:rPr>
        <w:t xml:space="preserve">. </w:t>
      </w:r>
      <w:r w:rsidRPr="005973BE">
        <w:rPr>
          <w:rFonts w:ascii="Times New Roman" w:eastAsia="Calibri" w:hAnsi="Times New Roman" w:cs="Times New Roman"/>
          <w:color w:val="000000" w:themeColor="text1"/>
          <w:kern w:val="24"/>
          <w:sz w:val="24"/>
          <w:szCs w:val="24"/>
          <w:highlight w:val="yellow"/>
        </w:rPr>
        <w:t xml:space="preserve">Model results for beta diversity as measured by Bray-Curtis Distances. </w:t>
      </w:r>
      <w:r w:rsidR="005973BE" w:rsidRPr="005973BE">
        <w:rPr>
          <w:rFonts w:ascii="Times New Roman" w:eastAsia="Calibri" w:hAnsi="Times New Roman" w:cs="Times New Roman"/>
          <w:color w:val="000000" w:themeColor="text1"/>
          <w:kern w:val="24"/>
          <w:sz w:val="24"/>
          <w:szCs w:val="24"/>
          <w:highlight w:val="yellow"/>
        </w:rPr>
        <w:t>A</w:t>
      </w:r>
      <w:r w:rsidRPr="005973BE">
        <w:rPr>
          <w:rFonts w:ascii="Times New Roman" w:eastAsia="Calibri" w:hAnsi="Times New Roman" w:cs="Times New Roman"/>
          <w:color w:val="000000" w:themeColor="text1"/>
          <w:kern w:val="24"/>
          <w:sz w:val="24"/>
          <w:szCs w:val="24"/>
          <w:highlight w:val="yellow"/>
        </w:rPr>
        <w:t>)  Model predictions for mean Bray-Curtis distances</w:t>
      </w:r>
      <w:r w:rsidR="005973BE" w:rsidRPr="005973BE">
        <w:rPr>
          <w:rFonts w:ascii="Times New Roman" w:eastAsia="Calibri" w:hAnsi="Times New Roman" w:cs="Times New Roman"/>
          <w:color w:val="000000" w:themeColor="text1"/>
          <w:kern w:val="24"/>
          <w:sz w:val="24"/>
          <w:szCs w:val="24"/>
          <w:highlight w:val="yellow"/>
        </w:rPr>
        <w:t xml:space="preserve"> for stream locations, macroinvertebrate family, genus, and functional feeding group</w:t>
      </w:r>
      <w:r w:rsidRPr="005973BE">
        <w:rPr>
          <w:rFonts w:ascii="Times New Roman" w:eastAsia="Calibri" w:hAnsi="Times New Roman" w:cs="Times New Roman"/>
          <w:color w:val="000000" w:themeColor="text1"/>
          <w:kern w:val="24"/>
          <w:sz w:val="24"/>
          <w:szCs w:val="24"/>
          <w:highlight w:val="yellow"/>
        </w:rPr>
        <w:t>. Light gray shows the posterior distributions of Bray-Curtis distances for each level of functional group, insect order, or stream. Dark gray shows the mean distance for the entire sample. In b) we attributed the variation in the entire sample (gray) to each of the three groupings (functional group, insect order, or stream).</w:t>
      </w:r>
    </w:p>
    <w:p w14:paraId="4264AFA3" w14:textId="77777777" w:rsidR="005973BE" w:rsidRDefault="005973BE" w:rsidP="001303EE">
      <w:pPr>
        <w:rPr>
          <w:rFonts w:ascii="Times New Roman" w:hAnsi="Times New Roman" w:cs="Times New Roman"/>
          <w:b/>
          <w:bCs/>
          <w:sz w:val="24"/>
          <w:szCs w:val="24"/>
        </w:rPr>
      </w:pPr>
    </w:p>
    <w:p w14:paraId="4FB2D286" w14:textId="77777777" w:rsidR="005973BE" w:rsidRDefault="005973BE" w:rsidP="001303EE">
      <w:pPr>
        <w:rPr>
          <w:rFonts w:ascii="Times New Roman" w:hAnsi="Times New Roman" w:cs="Times New Roman"/>
          <w:b/>
          <w:bCs/>
          <w:sz w:val="24"/>
          <w:szCs w:val="24"/>
        </w:rPr>
      </w:pPr>
    </w:p>
    <w:p w14:paraId="54D8FC70" w14:textId="77777777" w:rsidR="005973BE" w:rsidRDefault="005973BE" w:rsidP="001303EE">
      <w:pPr>
        <w:rPr>
          <w:rFonts w:ascii="Times New Roman" w:hAnsi="Times New Roman" w:cs="Times New Roman"/>
          <w:b/>
          <w:bCs/>
          <w:sz w:val="24"/>
          <w:szCs w:val="24"/>
        </w:rPr>
      </w:pPr>
    </w:p>
    <w:p w14:paraId="1CF30AC4" w14:textId="22C403F8" w:rsidR="001303EE" w:rsidRDefault="001303EE" w:rsidP="001303EE">
      <w:pPr>
        <w:rPr>
          <w:rFonts w:ascii="Times New Roman" w:hAnsi="Times New Roman" w:cs="Times New Roman"/>
          <w:sz w:val="24"/>
          <w:szCs w:val="24"/>
        </w:rPr>
      </w:pPr>
      <w:r w:rsidRPr="006525D0">
        <w:rPr>
          <w:rFonts w:ascii="Times New Roman" w:hAnsi="Times New Roman" w:cs="Times New Roman"/>
          <w:b/>
          <w:bCs/>
          <w:sz w:val="24"/>
          <w:szCs w:val="24"/>
        </w:rPr>
        <w:lastRenderedPageBreak/>
        <w:t xml:space="preserve">Figure </w:t>
      </w:r>
      <w:proofErr w:type="gramStart"/>
      <w:r w:rsidRPr="006525D0">
        <w:rPr>
          <w:rFonts w:ascii="Times New Roman" w:hAnsi="Times New Roman" w:cs="Times New Roman"/>
          <w:b/>
          <w:bCs/>
          <w:sz w:val="24"/>
          <w:szCs w:val="24"/>
        </w:rPr>
        <w:t>1</w:t>
      </w:r>
      <w:r>
        <w:rPr>
          <w:rFonts w:ascii="Times New Roman" w:hAnsi="Times New Roman" w:cs="Times New Roman"/>
          <w:sz w:val="24"/>
          <w:szCs w:val="24"/>
        </w:rPr>
        <w:t>.</w:t>
      </w:r>
      <w:r w:rsidR="006525D0">
        <w:rPr>
          <w:rFonts w:ascii="Times New Roman" w:hAnsi="Times New Roman" w:cs="Times New Roman"/>
          <w:sz w:val="24"/>
          <w:szCs w:val="24"/>
        </w:rPr>
        <w:t>NEON</w:t>
      </w:r>
      <w:proofErr w:type="gramEnd"/>
      <w:r w:rsidR="006525D0">
        <w:rPr>
          <w:rFonts w:ascii="Times New Roman" w:hAnsi="Times New Roman" w:cs="Times New Roman"/>
          <w:sz w:val="24"/>
          <w:szCs w:val="24"/>
        </w:rPr>
        <w:t xml:space="preserve"> site locations</w:t>
      </w:r>
    </w:p>
    <w:p w14:paraId="222FE146" w14:textId="6754F087" w:rsidR="001303EE" w:rsidRDefault="006525D0" w:rsidP="001303E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ECF6E9" wp14:editId="254A5439">
            <wp:extent cx="6325058" cy="4655595"/>
            <wp:effectExtent l="19050" t="19050" r="1905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7204" cy="4664535"/>
                    </a:xfrm>
                    <a:prstGeom prst="rect">
                      <a:avLst/>
                    </a:prstGeom>
                    <a:noFill/>
                    <a:ln>
                      <a:solidFill>
                        <a:schemeClr val="tx1"/>
                      </a:solidFill>
                    </a:ln>
                  </pic:spPr>
                </pic:pic>
              </a:graphicData>
            </a:graphic>
          </wp:inline>
        </w:drawing>
      </w:r>
    </w:p>
    <w:p w14:paraId="505C4FD4" w14:textId="40597662" w:rsidR="001303EE" w:rsidRDefault="001303EE" w:rsidP="001303EE">
      <w:pPr>
        <w:rPr>
          <w:rFonts w:ascii="Times New Roman" w:hAnsi="Times New Roman" w:cs="Times New Roman"/>
          <w:sz w:val="24"/>
          <w:szCs w:val="24"/>
        </w:rPr>
      </w:pPr>
    </w:p>
    <w:p w14:paraId="431F53A9" w14:textId="1A3EC9A8" w:rsidR="001303EE" w:rsidRDefault="001303EE" w:rsidP="001303EE">
      <w:pPr>
        <w:rPr>
          <w:rFonts w:ascii="Times New Roman" w:hAnsi="Times New Roman" w:cs="Times New Roman"/>
          <w:sz w:val="24"/>
          <w:szCs w:val="24"/>
        </w:rPr>
      </w:pPr>
    </w:p>
    <w:p w14:paraId="75CAF4B7" w14:textId="7BBC48A9" w:rsidR="001303EE" w:rsidRDefault="001303EE" w:rsidP="001303EE">
      <w:pPr>
        <w:rPr>
          <w:rFonts w:ascii="Times New Roman" w:hAnsi="Times New Roman" w:cs="Times New Roman"/>
          <w:sz w:val="24"/>
          <w:szCs w:val="24"/>
        </w:rPr>
      </w:pPr>
    </w:p>
    <w:p w14:paraId="013C815F" w14:textId="08478227" w:rsidR="001303EE" w:rsidRDefault="001303EE" w:rsidP="001303EE">
      <w:pPr>
        <w:rPr>
          <w:rFonts w:ascii="Times New Roman" w:hAnsi="Times New Roman" w:cs="Times New Roman"/>
          <w:sz w:val="24"/>
          <w:szCs w:val="24"/>
        </w:rPr>
      </w:pPr>
    </w:p>
    <w:p w14:paraId="3A58D647" w14:textId="575EC1BE" w:rsidR="001303EE" w:rsidRDefault="001303EE" w:rsidP="001303EE">
      <w:pPr>
        <w:rPr>
          <w:rFonts w:ascii="Times New Roman" w:hAnsi="Times New Roman" w:cs="Times New Roman"/>
          <w:sz w:val="24"/>
          <w:szCs w:val="24"/>
        </w:rPr>
      </w:pPr>
    </w:p>
    <w:p w14:paraId="693B6B71" w14:textId="1B0D835E" w:rsidR="001303EE" w:rsidRDefault="001303EE" w:rsidP="001303EE">
      <w:pPr>
        <w:rPr>
          <w:rFonts w:ascii="Times New Roman" w:hAnsi="Times New Roman" w:cs="Times New Roman"/>
          <w:sz w:val="24"/>
          <w:szCs w:val="24"/>
        </w:rPr>
      </w:pPr>
    </w:p>
    <w:p w14:paraId="7075724E" w14:textId="1BBF6733" w:rsidR="00E9750E" w:rsidRDefault="00E9750E" w:rsidP="001303EE">
      <w:pPr>
        <w:rPr>
          <w:rFonts w:ascii="Times New Roman" w:hAnsi="Times New Roman" w:cs="Times New Roman"/>
          <w:sz w:val="24"/>
          <w:szCs w:val="24"/>
        </w:rPr>
      </w:pPr>
    </w:p>
    <w:p w14:paraId="18E6C494" w14:textId="382135D4" w:rsidR="00E9750E" w:rsidRDefault="00E9750E" w:rsidP="001303EE">
      <w:pPr>
        <w:rPr>
          <w:rFonts w:ascii="Times New Roman" w:hAnsi="Times New Roman" w:cs="Times New Roman"/>
          <w:sz w:val="24"/>
          <w:szCs w:val="24"/>
        </w:rPr>
      </w:pPr>
    </w:p>
    <w:p w14:paraId="6D1AC747" w14:textId="00E28EB5" w:rsidR="00E9750E" w:rsidRDefault="00E9750E" w:rsidP="001303EE">
      <w:pPr>
        <w:rPr>
          <w:rFonts w:ascii="Times New Roman" w:hAnsi="Times New Roman" w:cs="Times New Roman"/>
          <w:sz w:val="24"/>
          <w:szCs w:val="24"/>
        </w:rPr>
      </w:pPr>
    </w:p>
    <w:p w14:paraId="0E896436" w14:textId="06B7507B" w:rsidR="00E9750E" w:rsidRDefault="00E9750E" w:rsidP="001303EE">
      <w:pPr>
        <w:rPr>
          <w:rFonts w:ascii="Times New Roman" w:hAnsi="Times New Roman" w:cs="Times New Roman"/>
          <w:sz w:val="24"/>
          <w:szCs w:val="24"/>
        </w:rPr>
      </w:pPr>
    </w:p>
    <w:p w14:paraId="41972592" w14:textId="77777777" w:rsidR="00E9750E" w:rsidRDefault="00E9750E" w:rsidP="001303EE">
      <w:pPr>
        <w:rPr>
          <w:rFonts w:ascii="Times New Roman" w:hAnsi="Times New Roman" w:cs="Times New Roman"/>
          <w:sz w:val="24"/>
          <w:szCs w:val="24"/>
        </w:rPr>
      </w:pPr>
    </w:p>
    <w:p w14:paraId="6761EADD" w14:textId="671385CF" w:rsidR="001303EE" w:rsidRPr="004D2EE5" w:rsidRDefault="001303EE" w:rsidP="001303EE">
      <w:pPr>
        <w:rPr>
          <w:rFonts w:ascii="Times New Roman" w:hAnsi="Times New Roman" w:cs="Times New Roman"/>
          <w:b/>
          <w:bCs/>
          <w:sz w:val="24"/>
          <w:szCs w:val="24"/>
        </w:rPr>
      </w:pPr>
      <w:r w:rsidRPr="004D2EE5">
        <w:rPr>
          <w:rFonts w:ascii="Times New Roman" w:hAnsi="Times New Roman" w:cs="Times New Roman"/>
          <w:b/>
          <w:bCs/>
          <w:sz w:val="24"/>
          <w:szCs w:val="24"/>
        </w:rPr>
        <w:lastRenderedPageBreak/>
        <w:t xml:space="preserve">Figure 2. </w:t>
      </w:r>
      <w:r w:rsidR="006525D0">
        <w:rPr>
          <w:rFonts w:ascii="Times New Roman" w:hAnsi="Times New Roman" w:cs="Times New Roman"/>
          <w:b/>
          <w:bCs/>
          <w:sz w:val="24"/>
          <w:szCs w:val="24"/>
        </w:rPr>
        <w:t>Macroinvertebrate summary</w:t>
      </w:r>
    </w:p>
    <w:p w14:paraId="3B9DF1C6" w14:textId="6527A178" w:rsidR="001303EE" w:rsidRDefault="001303EE" w:rsidP="001303E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553E65" wp14:editId="13FB3E60">
            <wp:extent cx="6225624" cy="4967209"/>
            <wp:effectExtent l="19050" t="19050" r="2286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9711" cy="4978449"/>
                    </a:xfrm>
                    <a:prstGeom prst="rect">
                      <a:avLst/>
                    </a:prstGeom>
                    <a:noFill/>
                    <a:ln>
                      <a:solidFill>
                        <a:schemeClr val="tx1"/>
                      </a:solidFill>
                    </a:ln>
                  </pic:spPr>
                </pic:pic>
              </a:graphicData>
            </a:graphic>
          </wp:inline>
        </w:drawing>
      </w:r>
    </w:p>
    <w:p w14:paraId="7436D97A" w14:textId="319B6252" w:rsidR="001303EE" w:rsidRDefault="001303EE" w:rsidP="001303EE">
      <w:pPr>
        <w:rPr>
          <w:rFonts w:ascii="Times New Roman" w:hAnsi="Times New Roman" w:cs="Times New Roman"/>
          <w:sz w:val="24"/>
          <w:szCs w:val="24"/>
        </w:rPr>
      </w:pPr>
    </w:p>
    <w:p w14:paraId="3117BE4E" w14:textId="1A4F3834" w:rsidR="004D2EE5" w:rsidRDefault="004D2EE5" w:rsidP="001303EE">
      <w:pPr>
        <w:rPr>
          <w:rFonts w:ascii="Times New Roman" w:hAnsi="Times New Roman" w:cs="Times New Roman"/>
          <w:sz w:val="24"/>
          <w:szCs w:val="24"/>
        </w:rPr>
      </w:pPr>
    </w:p>
    <w:p w14:paraId="6C2BECFE" w14:textId="1C2EA989" w:rsidR="004D2EE5" w:rsidRDefault="004D2EE5" w:rsidP="001303EE">
      <w:pPr>
        <w:rPr>
          <w:rFonts w:ascii="Times New Roman" w:hAnsi="Times New Roman" w:cs="Times New Roman"/>
          <w:sz w:val="24"/>
          <w:szCs w:val="24"/>
        </w:rPr>
      </w:pPr>
    </w:p>
    <w:p w14:paraId="452AC02A" w14:textId="177DE97A" w:rsidR="004D2EE5" w:rsidRDefault="004D2EE5" w:rsidP="001303EE">
      <w:pPr>
        <w:rPr>
          <w:rFonts w:ascii="Times New Roman" w:hAnsi="Times New Roman" w:cs="Times New Roman"/>
          <w:sz w:val="24"/>
          <w:szCs w:val="24"/>
        </w:rPr>
      </w:pPr>
    </w:p>
    <w:p w14:paraId="5472B733" w14:textId="5FA8C70A" w:rsidR="004D2EE5" w:rsidRDefault="004D2EE5" w:rsidP="001303EE">
      <w:pPr>
        <w:rPr>
          <w:rFonts w:ascii="Times New Roman" w:hAnsi="Times New Roman" w:cs="Times New Roman"/>
          <w:sz w:val="24"/>
          <w:szCs w:val="24"/>
        </w:rPr>
      </w:pPr>
    </w:p>
    <w:p w14:paraId="68E8AA17" w14:textId="0EB8AF03" w:rsidR="004D2EE5" w:rsidRDefault="004D2EE5" w:rsidP="001303EE">
      <w:pPr>
        <w:rPr>
          <w:rFonts w:ascii="Times New Roman" w:hAnsi="Times New Roman" w:cs="Times New Roman"/>
          <w:sz w:val="24"/>
          <w:szCs w:val="24"/>
        </w:rPr>
      </w:pPr>
    </w:p>
    <w:p w14:paraId="5E1EB3B8" w14:textId="7279D99D" w:rsidR="004D2EE5" w:rsidRDefault="004D2EE5" w:rsidP="001303EE">
      <w:pPr>
        <w:rPr>
          <w:rFonts w:ascii="Times New Roman" w:hAnsi="Times New Roman" w:cs="Times New Roman"/>
          <w:sz w:val="24"/>
          <w:szCs w:val="24"/>
        </w:rPr>
      </w:pPr>
    </w:p>
    <w:p w14:paraId="479E4B3B" w14:textId="578D1C22" w:rsidR="004D2EE5" w:rsidRDefault="004D2EE5" w:rsidP="001303EE">
      <w:pPr>
        <w:rPr>
          <w:rFonts w:ascii="Times New Roman" w:hAnsi="Times New Roman" w:cs="Times New Roman"/>
          <w:sz w:val="24"/>
          <w:szCs w:val="24"/>
        </w:rPr>
      </w:pPr>
    </w:p>
    <w:p w14:paraId="5B7D277B" w14:textId="77777777" w:rsidR="00B56C92" w:rsidRDefault="00B56C92" w:rsidP="001303EE">
      <w:pPr>
        <w:rPr>
          <w:rFonts w:ascii="Times New Roman" w:hAnsi="Times New Roman" w:cs="Times New Roman"/>
          <w:sz w:val="24"/>
          <w:szCs w:val="24"/>
        </w:rPr>
      </w:pPr>
    </w:p>
    <w:p w14:paraId="6B1B5EED" w14:textId="77777777" w:rsidR="00E9750E" w:rsidRDefault="00E9750E" w:rsidP="001303EE">
      <w:pPr>
        <w:rPr>
          <w:rFonts w:ascii="Times New Roman" w:hAnsi="Times New Roman" w:cs="Times New Roman"/>
          <w:sz w:val="24"/>
          <w:szCs w:val="24"/>
        </w:rPr>
      </w:pPr>
    </w:p>
    <w:p w14:paraId="573FF8EF" w14:textId="3A5E5716" w:rsidR="004D2EE5" w:rsidRDefault="004D2EE5" w:rsidP="001303EE">
      <w:pPr>
        <w:rPr>
          <w:rFonts w:ascii="Times New Roman" w:hAnsi="Times New Roman" w:cs="Times New Roman"/>
          <w:sz w:val="24"/>
          <w:szCs w:val="24"/>
        </w:rPr>
      </w:pPr>
      <w:r w:rsidRPr="009C039B">
        <w:rPr>
          <w:rFonts w:ascii="Times New Roman" w:hAnsi="Times New Roman" w:cs="Times New Roman"/>
          <w:b/>
          <w:bCs/>
          <w:sz w:val="24"/>
          <w:szCs w:val="24"/>
        </w:rPr>
        <w:lastRenderedPageBreak/>
        <w:t>Figure 3A</w:t>
      </w:r>
      <w:r>
        <w:rPr>
          <w:rFonts w:ascii="Times New Roman" w:hAnsi="Times New Roman" w:cs="Times New Roman"/>
          <w:sz w:val="24"/>
          <w:szCs w:val="24"/>
        </w:rPr>
        <w:t>.</w:t>
      </w:r>
      <w:r w:rsidR="009C039B">
        <w:rPr>
          <w:rFonts w:ascii="Times New Roman" w:hAnsi="Times New Roman" w:cs="Times New Roman"/>
          <w:sz w:val="24"/>
          <w:szCs w:val="24"/>
        </w:rPr>
        <w:t xml:space="preserve"> </w:t>
      </w:r>
      <w:bookmarkStart w:id="465" w:name="_Hlk111023772"/>
      <w:r w:rsidR="009C039B">
        <w:rPr>
          <w:rFonts w:ascii="Times New Roman" w:hAnsi="Times New Roman" w:cs="Times New Roman"/>
          <w:sz w:val="24"/>
          <w:szCs w:val="24"/>
        </w:rPr>
        <w:t>Gut microbial composition among macroinvertebrate orders</w:t>
      </w:r>
      <w:bookmarkEnd w:id="465"/>
    </w:p>
    <w:p w14:paraId="399345F0" w14:textId="101B0A52" w:rsidR="004D2EE5" w:rsidRDefault="000C21F1" w:rsidP="001303EE">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6EFEF5A" wp14:editId="076E9E50">
            <wp:extent cx="6682604" cy="4171950"/>
            <wp:effectExtent l="19050" t="19050" r="2349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00741" cy="4183273"/>
                    </a:xfrm>
                    <a:prstGeom prst="rect">
                      <a:avLst/>
                    </a:prstGeom>
                    <a:noFill/>
                    <a:ln>
                      <a:solidFill>
                        <a:schemeClr val="tx1"/>
                      </a:solidFill>
                    </a:ln>
                  </pic:spPr>
                </pic:pic>
              </a:graphicData>
            </a:graphic>
          </wp:inline>
        </w:drawing>
      </w:r>
    </w:p>
    <w:p w14:paraId="12FC7BDA" w14:textId="7B280F17" w:rsidR="00122AF8" w:rsidRDefault="00122AF8" w:rsidP="00122AF8">
      <w:pPr>
        <w:rPr>
          <w:rFonts w:ascii="Times New Roman" w:hAnsi="Times New Roman" w:cs="Times New Roman"/>
          <w:noProof/>
          <w:sz w:val="24"/>
          <w:szCs w:val="24"/>
        </w:rPr>
      </w:pPr>
    </w:p>
    <w:p w14:paraId="4AD7EEB3" w14:textId="115F3859" w:rsidR="00122AF8" w:rsidRDefault="00122AF8" w:rsidP="00122AF8">
      <w:pPr>
        <w:rPr>
          <w:rFonts w:ascii="Times New Roman" w:hAnsi="Times New Roman" w:cs="Times New Roman"/>
          <w:sz w:val="24"/>
          <w:szCs w:val="24"/>
        </w:rPr>
      </w:pPr>
    </w:p>
    <w:p w14:paraId="0D0178F7" w14:textId="589847BB" w:rsidR="00122AF8" w:rsidRDefault="00122AF8" w:rsidP="00122AF8">
      <w:pPr>
        <w:rPr>
          <w:rFonts w:ascii="Times New Roman" w:hAnsi="Times New Roman" w:cs="Times New Roman"/>
          <w:sz w:val="24"/>
          <w:szCs w:val="24"/>
        </w:rPr>
      </w:pPr>
    </w:p>
    <w:p w14:paraId="6504B530" w14:textId="79E99684" w:rsidR="00122AF8" w:rsidRDefault="00122AF8" w:rsidP="00122AF8">
      <w:pPr>
        <w:rPr>
          <w:rFonts w:ascii="Times New Roman" w:hAnsi="Times New Roman" w:cs="Times New Roman"/>
          <w:sz w:val="24"/>
          <w:szCs w:val="24"/>
        </w:rPr>
      </w:pPr>
    </w:p>
    <w:p w14:paraId="11403453" w14:textId="1823CB9F" w:rsidR="00122AF8" w:rsidRDefault="00122AF8" w:rsidP="00122AF8">
      <w:pPr>
        <w:rPr>
          <w:rFonts w:ascii="Times New Roman" w:hAnsi="Times New Roman" w:cs="Times New Roman"/>
          <w:sz w:val="24"/>
          <w:szCs w:val="24"/>
        </w:rPr>
      </w:pPr>
    </w:p>
    <w:p w14:paraId="30474A0F" w14:textId="0DC4FB94" w:rsidR="00122AF8" w:rsidRDefault="00122AF8" w:rsidP="00122AF8">
      <w:pPr>
        <w:rPr>
          <w:rFonts w:ascii="Times New Roman" w:hAnsi="Times New Roman" w:cs="Times New Roman"/>
          <w:sz w:val="24"/>
          <w:szCs w:val="24"/>
        </w:rPr>
      </w:pPr>
    </w:p>
    <w:p w14:paraId="58F425F8" w14:textId="3F385145" w:rsidR="00122AF8" w:rsidRDefault="00122AF8" w:rsidP="00122AF8">
      <w:pPr>
        <w:rPr>
          <w:rFonts w:ascii="Times New Roman" w:hAnsi="Times New Roman" w:cs="Times New Roman"/>
          <w:sz w:val="24"/>
          <w:szCs w:val="24"/>
        </w:rPr>
      </w:pPr>
    </w:p>
    <w:p w14:paraId="6E92AB17" w14:textId="6FA524B9" w:rsidR="00122AF8" w:rsidRDefault="00122AF8" w:rsidP="00122AF8">
      <w:pPr>
        <w:rPr>
          <w:rFonts w:ascii="Times New Roman" w:hAnsi="Times New Roman" w:cs="Times New Roman"/>
          <w:sz w:val="24"/>
          <w:szCs w:val="24"/>
        </w:rPr>
      </w:pPr>
    </w:p>
    <w:p w14:paraId="2D7EBDD3" w14:textId="710E89D2" w:rsidR="00122AF8" w:rsidRDefault="00122AF8" w:rsidP="00122AF8">
      <w:pPr>
        <w:rPr>
          <w:rFonts w:ascii="Times New Roman" w:hAnsi="Times New Roman" w:cs="Times New Roman"/>
          <w:sz w:val="24"/>
          <w:szCs w:val="24"/>
        </w:rPr>
      </w:pPr>
    </w:p>
    <w:p w14:paraId="55CA2AAF" w14:textId="1C1FD124" w:rsidR="00122AF8" w:rsidRDefault="00122AF8" w:rsidP="00122AF8">
      <w:pPr>
        <w:rPr>
          <w:rFonts w:ascii="Times New Roman" w:hAnsi="Times New Roman" w:cs="Times New Roman"/>
          <w:sz w:val="24"/>
          <w:szCs w:val="24"/>
        </w:rPr>
      </w:pPr>
    </w:p>
    <w:p w14:paraId="0BA702C9" w14:textId="2CCCB5EE" w:rsidR="00122AF8" w:rsidRDefault="00122AF8" w:rsidP="00122AF8">
      <w:pPr>
        <w:rPr>
          <w:rFonts w:ascii="Times New Roman" w:hAnsi="Times New Roman" w:cs="Times New Roman"/>
          <w:sz w:val="24"/>
          <w:szCs w:val="24"/>
        </w:rPr>
      </w:pPr>
    </w:p>
    <w:p w14:paraId="26BEAC45" w14:textId="77777777" w:rsidR="00E9750E" w:rsidRDefault="00E9750E" w:rsidP="00122AF8">
      <w:pPr>
        <w:rPr>
          <w:rFonts w:ascii="Times New Roman" w:hAnsi="Times New Roman" w:cs="Times New Roman"/>
          <w:sz w:val="24"/>
          <w:szCs w:val="24"/>
        </w:rPr>
      </w:pPr>
    </w:p>
    <w:p w14:paraId="50D9EB7E" w14:textId="5B80DD27" w:rsidR="00122AF8" w:rsidRDefault="00122AF8" w:rsidP="00122AF8">
      <w:pPr>
        <w:rPr>
          <w:rFonts w:ascii="Times New Roman" w:hAnsi="Times New Roman" w:cs="Times New Roman"/>
          <w:sz w:val="24"/>
          <w:szCs w:val="24"/>
        </w:rPr>
      </w:pPr>
      <w:r w:rsidRPr="00122AF8">
        <w:rPr>
          <w:rFonts w:ascii="Times New Roman" w:hAnsi="Times New Roman" w:cs="Times New Roman"/>
          <w:b/>
          <w:bCs/>
          <w:sz w:val="24"/>
          <w:szCs w:val="24"/>
        </w:rPr>
        <w:lastRenderedPageBreak/>
        <w:t>Figure 3B</w:t>
      </w:r>
      <w:r>
        <w:rPr>
          <w:rFonts w:ascii="Times New Roman" w:hAnsi="Times New Roman" w:cs="Times New Roman"/>
          <w:sz w:val="24"/>
          <w:szCs w:val="24"/>
        </w:rPr>
        <w:t>.</w:t>
      </w:r>
      <w:r w:rsidR="009C039B" w:rsidRPr="009C039B">
        <w:t xml:space="preserve"> </w:t>
      </w:r>
      <w:r w:rsidR="009C039B" w:rsidRPr="009C039B">
        <w:rPr>
          <w:rFonts w:ascii="Times New Roman" w:hAnsi="Times New Roman" w:cs="Times New Roman"/>
          <w:sz w:val="24"/>
          <w:szCs w:val="24"/>
        </w:rPr>
        <w:t xml:space="preserve">Gut microbial composition among macroinvertebrate </w:t>
      </w:r>
      <w:r w:rsidR="009C039B">
        <w:rPr>
          <w:rFonts w:ascii="Times New Roman" w:hAnsi="Times New Roman" w:cs="Times New Roman"/>
          <w:sz w:val="24"/>
          <w:szCs w:val="24"/>
        </w:rPr>
        <w:t>families</w:t>
      </w:r>
      <w:r w:rsidR="00DC199A">
        <w:rPr>
          <w:rFonts w:ascii="Times New Roman" w:hAnsi="Times New Roman" w:cs="Times New Roman"/>
          <w:sz w:val="24"/>
          <w:szCs w:val="24"/>
        </w:rPr>
        <w:t>. Stress 0.16</w:t>
      </w:r>
    </w:p>
    <w:p w14:paraId="30EC1482" w14:textId="1891C00C" w:rsidR="00122AF8" w:rsidRDefault="00732153" w:rsidP="00122AF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FF9C707" wp14:editId="4950E21B">
            <wp:extent cx="6679998" cy="3943790"/>
            <wp:effectExtent l="19050" t="19050" r="2603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04002" cy="3957962"/>
                    </a:xfrm>
                    <a:prstGeom prst="rect">
                      <a:avLst/>
                    </a:prstGeom>
                    <a:noFill/>
                    <a:ln>
                      <a:solidFill>
                        <a:schemeClr val="tx1"/>
                      </a:solidFill>
                    </a:ln>
                  </pic:spPr>
                </pic:pic>
              </a:graphicData>
            </a:graphic>
          </wp:inline>
        </w:drawing>
      </w:r>
    </w:p>
    <w:p w14:paraId="492EF274" w14:textId="29182E4C" w:rsidR="00122AF8" w:rsidRPr="00122AF8" w:rsidRDefault="00122AF8" w:rsidP="00122AF8">
      <w:pPr>
        <w:rPr>
          <w:rFonts w:ascii="Times New Roman" w:hAnsi="Times New Roman" w:cs="Times New Roman"/>
          <w:sz w:val="24"/>
          <w:szCs w:val="24"/>
        </w:rPr>
      </w:pPr>
    </w:p>
    <w:p w14:paraId="1FB4F181" w14:textId="7BA197CF" w:rsidR="00122AF8" w:rsidRPr="00122AF8" w:rsidRDefault="00122AF8" w:rsidP="00122AF8">
      <w:pPr>
        <w:rPr>
          <w:rFonts w:ascii="Times New Roman" w:hAnsi="Times New Roman" w:cs="Times New Roman"/>
          <w:sz w:val="24"/>
          <w:szCs w:val="24"/>
        </w:rPr>
      </w:pPr>
    </w:p>
    <w:p w14:paraId="0149D804" w14:textId="08F0AFA7" w:rsidR="00122AF8" w:rsidRPr="00122AF8" w:rsidRDefault="00122AF8" w:rsidP="00122AF8">
      <w:pPr>
        <w:rPr>
          <w:rFonts w:ascii="Times New Roman" w:hAnsi="Times New Roman" w:cs="Times New Roman"/>
          <w:sz w:val="24"/>
          <w:szCs w:val="24"/>
        </w:rPr>
      </w:pPr>
    </w:p>
    <w:p w14:paraId="148F54DE" w14:textId="59B7744B" w:rsidR="00122AF8" w:rsidRPr="00122AF8" w:rsidRDefault="00122AF8" w:rsidP="00122AF8">
      <w:pPr>
        <w:rPr>
          <w:rFonts w:ascii="Times New Roman" w:hAnsi="Times New Roman" w:cs="Times New Roman"/>
          <w:sz w:val="24"/>
          <w:szCs w:val="24"/>
        </w:rPr>
      </w:pPr>
    </w:p>
    <w:p w14:paraId="6DF546CF" w14:textId="75AA6862" w:rsidR="00122AF8" w:rsidRPr="00122AF8" w:rsidRDefault="00122AF8" w:rsidP="00122AF8">
      <w:pPr>
        <w:rPr>
          <w:rFonts w:ascii="Times New Roman" w:hAnsi="Times New Roman" w:cs="Times New Roman"/>
          <w:sz w:val="24"/>
          <w:szCs w:val="24"/>
        </w:rPr>
      </w:pPr>
    </w:p>
    <w:p w14:paraId="25737B1A" w14:textId="5A4665E4" w:rsidR="00122AF8" w:rsidRDefault="00122AF8" w:rsidP="00122AF8">
      <w:pPr>
        <w:rPr>
          <w:rFonts w:ascii="Times New Roman" w:hAnsi="Times New Roman" w:cs="Times New Roman"/>
          <w:noProof/>
          <w:sz w:val="24"/>
          <w:szCs w:val="24"/>
        </w:rPr>
      </w:pPr>
    </w:p>
    <w:p w14:paraId="59BFC6AD" w14:textId="09A129CC" w:rsidR="00122AF8" w:rsidRDefault="00122AF8" w:rsidP="00122AF8">
      <w:pPr>
        <w:tabs>
          <w:tab w:val="left" w:pos="1082"/>
        </w:tabs>
        <w:rPr>
          <w:rFonts w:ascii="Times New Roman" w:hAnsi="Times New Roman" w:cs="Times New Roman"/>
          <w:sz w:val="24"/>
          <w:szCs w:val="24"/>
        </w:rPr>
      </w:pPr>
      <w:r>
        <w:rPr>
          <w:rFonts w:ascii="Times New Roman" w:hAnsi="Times New Roman" w:cs="Times New Roman"/>
          <w:sz w:val="24"/>
          <w:szCs w:val="24"/>
        </w:rPr>
        <w:tab/>
      </w:r>
    </w:p>
    <w:p w14:paraId="06CD1AC7" w14:textId="7124EA5F" w:rsidR="00122AF8" w:rsidRDefault="00122AF8" w:rsidP="00122AF8">
      <w:pPr>
        <w:tabs>
          <w:tab w:val="left" w:pos="1082"/>
        </w:tabs>
        <w:rPr>
          <w:rFonts w:ascii="Times New Roman" w:hAnsi="Times New Roman" w:cs="Times New Roman"/>
          <w:sz w:val="24"/>
          <w:szCs w:val="24"/>
        </w:rPr>
      </w:pPr>
    </w:p>
    <w:p w14:paraId="3040447C" w14:textId="15088839" w:rsidR="00122AF8" w:rsidRDefault="00122AF8" w:rsidP="00122AF8">
      <w:pPr>
        <w:tabs>
          <w:tab w:val="left" w:pos="1082"/>
        </w:tabs>
        <w:rPr>
          <w:rFonts w:ascii="Times New Roman" w:hAnsi="Times New Roman" w:cs="Times New Roman"/>
          <w:sz w:val="24"/>
          <w:szCs w:val="24"/>
        </w:rPr>
      </w:pPr>
    </w:p>
    <w:p w14:paraId="035EA404" w14:textId="5A88C947" w:rsidR="00122AF8" w:rsidRDefault="00122AF8" w:rsidP="00122AF8">
      <w:pPr>
        <w:tabs>
          <w:tab w:val="left" w:pos="1082"/>
        </w:tabs>
        <w:rPr>
          <w:rFonts w:ascii="Times New Roman" w:hAnsi="Times New Roman" w:cs="Times New Roman"/>
          <w:sz w:val="24"/>
          <w:szCs w:val="24"/>
        </w:rPr>
      </w:pPr>
    </w:p>
    <w:p w14:paraId="4C9E887A" w14:textId="2F2F77DA" w:rsidR="00B56C92" w:rsidRDefault="00B56C92" w:rsidP="00122AF8">
      <w:pPr>
        <w:tabs>
          <w:tab w:val="left" w:pos="1082"/>
        </w:tabs>
        <w:rPr>
          <w:rFonts w:ascii="Times New Roman" w:hAnsi="Times New Roman" w:cs="Times New Roman"/>
          <w:sz w:val="24"/>
          <w:szCs w:val="24"/>
        </w:rPr>
      </w:pPr>
    </w:p>
    <w:p w14:paraId="4B15B399" w14:textId="00C4D53C" w:rsidR="00B56C92" w:rsidRDefault="00B56C92" w:rsidP="00122AF8">
      <w:pPr>
        <w:tabs>
          <w:tab w:val="left" w:pos="1082"/>
        </w:tabs>
        <w:rPr>
          <w:rFonts w:ascii="Times New Roman" w:hAnsi="Times New Roman" w:cs="Times New Roman"/>
          <w:sz w:val="24"/>
          <w:szCs w:val="24"/>
        </w:rPr>
      </w:pPr>
    </w:p>
    <w:p w14:paraId="0CE1035F" w14:textId="77777777" w:rsidR="00E9750E" w:rsidRDefault="00E9750E" w:rsidP="00122AF8">
      <w:pPr>
        <w:tabs>
          <w:tab w:val="left" w:pos="1082"/>
        </w:tabs>
        <w:rPr>
          <w:rFonts w:ascii="Times New Roman" w:hAnsi="Times New Roman" w:cs="Times New Roman"/>
          <w:sz w:val="24"/>
          <w:szCs w:val="24"/>
        </w:rPr>
      </w:pPr>
    </w:p>
    <w:p w14:paraId="02082A37" w14:textId="6C46783F" w:rsidR="00122AF8" w:rsidRPr="00812B89" w:rsidRDefault="00122AF8" w:rsidP="00122AF8">
      <w:pPr>
        <w:tabs>
          <w:tab w:val="left" w:pos="1082"/>
        </w:tabs>
        <w:rPr>
          <w:rFonts w:ascii="Times New Roman" w:hAnsi="Times New Roman" w:cs="Times New Roman"/>
          <w:b/>
          <w:bCs/>
          <w:sz w:val="24"/>
          <w:szCs w:val="24"/>
        </w:rPr>
      </w:pPr>
      <w:r w:rsidRPr="00812B89">
        <w:rPr>
          <w:rFonts w:ascii="Times New Roman" w:hAnsi="Times New Roman" w:cs="Times New Roman"/>
          <w:b/>
          <w:bCs/>
          <w:sz w:val="24"/>
          <w:szCs w:val="24"/>
        </w:rPr>
        <w:lastRenderedPageBreak/>
        <w:t>Figure 3C.</w:t>
      </w:r>
      <w:r w:rsidR="009C039B" w:rsidRPr="009C039B">
        <w:t xml:space="preserve"> </w:t>
      </w:r>
      <w:r w:rsidR="009C039B" w:rsidRPr="009C039B">
        <w:rPr>
          <w:rFonts w:ascii="Times New Roman" w:hAnsi="Times New Roman" w:cs="Times New Roman"/>
          <w:sz w:val="24"/>
          <w:szCs w:val="24"/>
        </w:rPr>
        <w:t>Gut microbial composition among macroinvertebrate genera</w:t>
      </w:r>
    </w:p>
    <w:p w14:paraId="103229AE" w14:textId="12719C3A" w:rsidR="00122AF8" w:rsidRDefault="00822FA8" w:rsidP="00122AF8">
      <w:pPr>
        <w:tabs>
          <w:tab w:val="left" w:pos="1082"/>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F255B4" wp14:editId="633F1CDA">
            <wp:extent cx="6717730" cy="4323275"/>
            <wp:effectExtent l="19050" t="19050" r="26035"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57305" cy="4348744"/>
                    </a:xfrm>
                    <a:prstGeom prst="rect">
                      <a:avLst/>
                    </a:prstGeom>
                    <a:noFill/>
                    <a:ln>
                      <a:solidFill>
                        <a:schemeClr val="tx1"/>
                      </a:solidFill>
                    </a:ln>
                  </pic:spPr>
                </pic:pic>
              </a:graphicData>
            </a:graphic>
          </wp:inline>
        </w:drawing>
      </w:r>
    </w:p>
    <w:p w14:paraId="2F99FB59" w14:textId="3D46D08E" w:rsidR="00122AF8" w:rsidRDefault="00122AF8" w:rsidP="00122AF8">
      <w:pPr>
        <w:tabs>
          <w:tab w:val="left" w:pos="1082"/>
        </w:tabs>
        <w:rPr>
          <w:rFonts w:ascii="Times New Roman" w:hAnsi="Times New Roman" w:cs="Times New Roman"/>
          <w:sz w:val="24"/>
          <w:szCs w:val="24"/>
        </w:rPr>
      </w:pPr>
    </w:p>
    <w:p w14:paraId="60BBAD3A" w14:textId="46E3E706" w:rsidR="00122AF8" w:rsidRDefault="00122AF8" w:rsidP="00122AF8">
      <w:pPr>
        <w:tabs>
          <w:tab w:val="left" w:pos="1082"/>
        </w:tabs>
        <w:rPr>
          <w:rFonts w:ascii="Times New Roman" w:hAnsi="Times New Roman" w:cs="Times New Roman"/>
          <w:sz w:val="24"/>
          <w:szCs w:val="24"/>
        </w:rPr>
      </w:pPr>
    </w:p>
    <w:p w14:paraId="3022A03B" w14:textId="2BEC521C" w:rsidR="00122AF8" w:rsidRDefault="00122AF8" w:rsidP="00122AF8">
      <w:pPr>
        <w:tabs>
          <w:tab w:val="left" w:pos="1082"/>
        </w:tabs>
        <w:rPr>
          <w:rFonts w:ascii="Times New Roman" w:hAnsi="Times New Roman" w:cs="Times New Roman"/>
          <w:sz w:val="24"/>
          <w:szCs w:val="24"/>
        </w:rPr>
      </w:pPr>
    </w:p>
    <w:p w14:paraId="2416B57F" w14:textId="3DAFF98B" w:rsidR="00122AF8" w:rsidRDefault="00122AF8" w:rsidP="00122AF8">
      <w:pPr>
        <w:tabs>
          <w:tab w:val="left" w:pos="1082"/>
        </w:tabs>
        <w:rPr>
          <w:rFonts w:ascii="Times New Roman" w:hAnsi="Times New Roman" w:cs="Times New Roman"/>
          <w:sz w:val="24"/>
          <w:szCs w:val="24"/>
        </w:rPr>
      </w:pPr>
    </w:p>
    <w:p w14:paraId="23052CA1" w14:textId="7B0D3C04" w:rsidR="00122AF8" w:rsidRDefault="00122AF8" w:rsidP="00122AF8">
      <w:pPr>
        <w:tabs>
          <w:tab w:val="left" w:pos="1082"/>
        </w:tabs>
        <w:rPr>
          <w:rFonts w:ascii="Times New Roman" w:hAnsi="Times New Roman" w:cs="Times New Roman"/>
          <w:sz w:val="24"/>
          <w:szCs w:val="24"/>
        </w:rPr>
      </w:pPr>
    </w:p>
    <w:p w14:paraId="45C46ECC" w14:textId="76622B7D" w:rsidR="00122AF8" w:rsidRDefault="00122AF8" w:rsidP="00122AF8">
      <w:pPr>
        <w:tabs>
          <w:tab w:val="left" w:pos="1082"/>
        </w:tabs>
        <w:rPr>
          <w:rFonts w:ascii="Times New Roman" w:hAnsi="Times New Roman" w:cs="Times New Roman"/>
          <w:sz w:val="24"/>
          <w:szCs w:val="24"/>
        </w:rPr>
      </w:pPr>
    </w:p>
    <w:p w14:paraId="2F2B4B67" w14:textId="69A91658" w:rsidR="00122AF8" w:rsidRDefault="00122AF8" w:rsidP="00122AF8">
      <w:pPr>
        <w:tabs>
          <w:tab w:val="left" w:pos="1082"/>
        </w:tabs>
        <w:rPr>
          <w:rFonts w:ascii="Times New Roman" w:hAnsi="Times New Roman" w:cs="Times New Roman"/>
          <w:sz w:val="24"/>
          <w:szCs w:val="24"/>
        </w:rPr>
      </w:pPr>
    </w:p>
    <w:p w14:paraId="16CB123A" w14:textId="3E4687A3" w:rsidR="00122AF8" w:rsidRDefault="00122AF8" w:rsidP="00122AF8">
      <w:pPr>
        <w:tabs>
          <w:tab w:val="left" w:pos="1082"/>
        </w:tabs>
        <w:rPr>
          <w:rFonts w:ascii="Times New Roman" w:hAnsi="Times New Roman" w:cs="Times New Roman"/>
          <w:sz w:val="24"/>
          <w:szCs w:val="24"/>
        </w:rPr>
      </w:pPr>
    </w:p>
    <w:p w14:paraId="32CE50EE" w14:textId="00264860" w:rsidR="00122AF8" w:rsidRDefault="00122AF8" w:rsidP="00122AF8">
      <w:pPr>
        <w:tabs>
          <w:tab w:val="left" w:pos="1082"/>
        </w:tabs>
        <w:rPr>
          <w:rFonts w:ascii="Times New Roman" w:hAnsi="Times New Roman" w:cs="Times New Roman"/>
          <w:sz w:val="24"/>
          <w:szCs w:val="24"/>
        </w:rPr>
      </w:pPr>
    </w:p>
    <w:p w14:paraId="57B3294B" w14:textId="6C3F7C8B" w:rsidR="00122AF8" w:rsidRDefault="00122AF8" w:rsidP="00122AF8">
      <w:pPr>
        <w:tabs>
          <w:tab w:val="left" w:pos="1082"/>
        </w:tabs>
        <w:rPr>
          <w:rFonts w:ascii="Times New Roman" w:hAnsi="Times New Roman" w:cs="Times New Roman"/>
          <w:sz w:val="24"/>
          <w:szCs w:val="24"/>
        </w:rPr>
      </w:pPr>
    </w:p>
    <w:p w14:paraId="5A99DA7A" w14:textId="72599D5A" w:rsidR="00122AF8" w:rsidRDefault="00122AF8" w:rsidP="00122AF8">
      <w:pPr>
        <w:tabs>
          <w:tab w:val="left" w:pos="1082"/>
        </w:tabs>
        <w:rPr>
          <w:rFonts w:ascii="Times New Roman" w:hAnsi="Times New Roman" w:cs="Times New Roman"/>
          <w:sz w:val="24"/>
          <w:szCs w:val="24"/>
        </w:rPr>
      </w:pPr>
    </w:p>
    <w:p w14:paraId="39D63AAC" w14:textId="77777777" w:rsidR="00E9750E" w:rsidRDefault="00E9750E" w:rsidP="00122AF8">
      <w:pPr>
        <w:tabs>
          <w:tab w:val="left" w:pos="1082"/>
        </w:tabs>
        <w:rPr>
          <w:rFonts w:ascii="Times New Roman" w:hAnsi="Times New Roman" w:cs="Times New Roman"/>
          <w:sz w:val="24"/>
          <w:szCs w:val="24"/>
        </w:rPr>
      </w:pPr>
    </w:p>
    <w:p w14:paraId="227B680A" w14:textId="275F0953" w:rsidR="00122AF8" w:rsidRDefault="00122AF8" w:rsidP="00122AF8">
      <w:pPr>
        <w:tabs>
          <w:tab w:val="left" w:pos="1082"/>
        </w:tabs>
        <w:rPr>
          <w:rFonts w:ascii="Times New Roman" w:hAnsi="Times New Roman" w:cs="Times New Roman"/>
          <w:sz w:val="24"/>
          <w:szCs w:val="24"/>
        </w:rPr>
      </w:pPr>
      <w:r w:rsidRPr="00812B89">
        <w:rPr>
          <w:rFonts w:ascii="Times New Roman" w:hAnsi="Times New Roman" w:cs="Times New Roman"/>
          <w:b/>
          <w:bCs/>
          <w:sz w:val="24"/>
          <w:szCs w:val="24"/>
        </w:rPr>
        <w:lastRenderedPageBreak/>
        <w:t>Figure 3D</w:t>
      </w:r>
      <w:bookmarkStart w:id="466" w:name="_Hlk111023850"/>
      <w:r>
        <w:rPr>
          <w:rFonts w:ascii="Times New Roman" w:hAnsi="Times New Roman" w:cs="Times New Roman"/>
          <w:sz w:val="24"/>
          <w:szCs w:val="24"/>
        </w:rPr>
        <w:t>.</w:t>
      </w:r>
      <w:r w:rsidR="009C039B" w:rsidRPr="009C039B">
        <w:t xml:space="preserve"> </w:t>
      </w:r>
      <w:r w:rsidR="009C039B" w:rsidRPr="009C039B">
        <w:rPr>
          <w:rFonts w:ascii="Times New Roman" w:hAnsi="Times New Roman" w:cs="Times New Roman"/>
          <w:sz w:val="24"/>
          <w:szCs w:val="24"/>
        </w:rPr>
        <w:t xml:space="preserve">Gut microbial composition among macroinvertebrate </w:t>
      </w:r>
      <w:r w:rsidR="009C039B">
        <w:rPr>
          <w:rFonts w:ascii="Times New Roman" w:hAnsi="Times New Roman" w:cs="Times New Roman"/>
          <w:sz w:val="24"/>
          <w:szCs w:val="24"/>
        </w:rPr>
        <w:t>functional feeding groups</w:t>
      </w:r>
      <w:bookmarkEnd w:id="466"/>
    </w:p>
    <w:p w14:paraId="3875A3A7" w14:textId="4CDEC9EE" w:rsidR="00122AF8" w:rsidRDefault="00B24F91" w:rsidP="00122AF8">
      <w:pPr>
        <w:tabs>
          <w:tab w:val="left" w:pos="1082"/>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A3ED21" wp14:editId="5FC6F604">
            <wp:extent cx="6498208" cy="5245553"/>
            <wp:effectExtent l="19050" t="19050" r="17145"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09133" cy="5254372"/>
                    </a:xfrm>
                    <a:prstGeom prst="rect">
                      <a:avLst/>
                    </a:prstGeom>
                    <a:noFill/>
                    <a:ln>
                      <a:solidFill>
                        <a:schemeClr val="tx1"/>
                      </a:solidFill>
                    </a:ln>
                  </pic:spPr>
                </pic:pic>
              </a:graphicData>
            </a:graphic>
          </wp:inline>
        </w:drawing>
      </w:r>
    </w:p>
    <w:p w14:paraId="5F671D48" w14:textId="5ECF5759" w:rsidR="00122AF8" w:rsidRDefault="00122AF8" w:rsidP="00122AF8">
      <w:pPr>
        <w:tabs>
          <w:tab w:val="left" w:pos="1082"/>
        </w:tabs>
        <w:rPr>
          <w:rFonts w:ascii="Times New Roman" w:hAnsi="Times New Roman" w:cs="Times New Roman"/>
          <w:sz w:val="24"/>
          <w:szCs w:val="24"/>
        </w:rPr>
      </w:pPr>
    </w:p>
    <w:p w14:paraId="5356D4FC" w14:textId="3F8956AD" w:rsidR="00122AF8" w:rsidRDefault="00122AF8" w:rsidP="00122AF8">
      <w:pPr>
        <w:tabs>
          <w:tab w:val="left" w:pos="1082"/>
        </w:tabs>
        <w:rPr>
          <w:rFonts w:ascii="Times New Roman" w:hAnsi="Times New Roman" w:cs="Times New Roman"/>
          <w:sz w:val="24"/>
          <w:szCs w:val="24"/>
        </w:rPr>
      </w:pPr>
    </w:p>
    <w:p w14:paraId="12CEF089" w14:textId="0D828465" w:rsidR="00122AF8" w:rsidRDefault="00122AF8" w:rsidP="00122AF8">
      <w:pPr>
        <w:tabs>
          <w:tab w:val="left" w:pos="1082"/>
        </w:tabs>
        <w:rPr>
          <w:rFonts w:ascii="Times New Roman" w:hAnsi="Times New Roman" w:cs="Times New Roman"/>
          <w:sz w:val="24"/>
          <w:szCs w:val="24"/>
        </w:rPr>
      </w:pPr>
    </w:p>
    <w:p w14:paraId="631DD029" w14:textId="74969B53" w:rsidR="00122AF8" w:rsidRDefault="00122AF8" w:rsidP="00122AF8">
      <w:pPr>
        <w:tabs>
          <w:tab w:val="left" w:pos="1082"/>
        </w:tabs>
        <w:rPr>
          <w:rFonts w:ascii="Times New Roman" w:hAnsi="Times New Roman" w:cs="Times New Roman"/>
          <w:sz w:val="24"/>
          <w:szCs w:val="24"/>
        </w:rPr>
      </w:pPr>
    </w:p>
    <w:p w14:paraId="50D1C2F3" w14:textId="7CB85320" w:rsidR="00122AF8" w:rsidRDefault="00122AF8" w:rsidP="00122AF8">
      <w:pPr>
        <w:tabs>
          <w:tab w:val="left" w:pos="1082"/>
        </w:tabs>
        <w:rPr>
          <w:rFonts w:ascii="Times New Roman" w:hAnsi="Times New Roman" w:cs="Times New Roman"/>
          <w:sz w:val="24"/>
          <w:szCs w:val="24"/>
        </w:rPr>
      </w:pPr>
    </w:p>
    <w:p w14:paraId="4659F274" w14:textId="104FD37B" w:rsidR="00122AF8" w:rsidRDefault="00122AF8" w:rsidP="00122AF8">
      <w:pPr>
        <w:tabs>
          <w:tab w:val="left" w:pos="1082"/>
        </w:tabs>
        <w:rPr>
          <w:rFonts w:ascii="Times New Roman" w:hAnsi="Times New Roman" w:cs="Times New Roman"/>
          <w:sz w:val="24"/>
          <w:szCs w:val="24"/>
        </w:rPr>
      </w:pPr>
    </w:p>
    <w:p w14:paraId="6170C3FD" w14:textId="05CE436C" w:rsidR="00122AF8" w:rsidRDefault="00122AF8" w:rsidP="00122AF8">
      <w:pPr>
        <w:tabs>
          <w:tab w:val="left" w:pos="1082"/>
        </w:tabs>
        <w:rPr>
          <w:rFonts w:ascii="Times New Roman" w:hAnsi="Times New Roman" w:cs="Times New Roman"/>
          <w:sz w:val="24"/>
          <w:szCs w:val="24"/>
        </w:rPr>
      </w:pPr>
    </w:p>
    <w:p w14:paraId="54FD3297" w14:textId="13ED3663" w:rsidR="00122AF8" w:rsidRDefault="00122AF8" w:rsidP="00122AF8">
      <w:pPr>
        <w:tabs>
          <w:tab w:val="left" w:pos="1082"/>
        </w:tabs>
        <w:rPr>
          <w:rFonts w:ascii="Times New Roman" w:hAnsi="Times New Roman" w:cs="Times New Roman"/>
          <w:sz w:val="24"/>
          <w:szCs w:val="24"/>
        </w:rPr>
      </w:pPr>
    </w:p>
    <w:p w14:paraId="019BBD03" w14:textId="46BDE4A4" w:rsidR="007A3923" w:rsidRDefault="007A3923" w:rsidP="00122AF8">
      <w:pPr>
        <w:tabs>
          <w:tab w:val="left" w:pos="1082"/>
        </w:tabs>
        <w:rPr>
          <w:rFonts w:ascii="Times New Roman" w:hAnsi="Times New Roman" w:cs="Times New Roman"/>
          <w:sz w:val="24"/>
          <w:szCs w:val="24"/>
        </w:rPr>
      </w:pPr>
    </w:p>
    <w:p w14:paraId="20DB2ABD" w14:textId="770FF9F4" w:rsidR="00812B89" w:rsidRPr="00812B89" w:rsidRDefault="00812B89" w:rsidP="00812B89">
      <w:pPr>
        <w:rPr>
          <w:rFonts w:ascii="Times New Roman" w:hAnsi="Times New Roman" w:cs="Times New Roman"/>
          <w:b/>
          <w:bCs/>
          <w:sz w:val="24"/>
          <w:szCs w:val="24"/>
        </w:rPr>
      </w:pPr>
      <w:r w:rsidRPr="00812B89">
        <w:rPr>
          <w:rFonts w:ascii="Times New Roman" w:hAnsi="Times New Roman" w:cs="Times New Roman"/>
          <w:b/>
          <w:bCs/>
          <w:sz w:val="24"/>
          <w:szCs w:val="24"/>
        </w:rPr>
        <w:lastRenderedPageBreak/>
        <w:t>Figure 4</w:t>
      </w:r>
      <w:r w:rsidR="003D61FC">
        <w:rPr>
          <w:rFonts w:ascii="Times New Roman" w:hAnsi="Times New Roman" w:cs="Times New Roman"/>
          <w:b/>
          <w:bCs/>
          <w:sz w:val="24"/>
          <w:szCs w:val="24"/>
        </w:rPr>
        <w:t>A</w:t>
      </w:r>
      <w:r w:rsidRPr="00812B89">
        <w:rPr>
          <w:rFonts w:ascii="Times New Roman" w:hAnsi="Times New Roman" w:cs="Times New Roman"/>
          <w:b/>
          <w:bCs/>
          <w:sz w:val="24"/>
          <w:szCs w:val="24"/>
        </w:rPr>
        <w:t>.</w:t>
      </w:r>
      <w:r w:rsidR="009C039B" w:rsidRPr="009C039B">
        <w:t xml:space="preserve"> </w:t>
      </w:r>
      <w:bookmarkStart w:id="467" w:name="_Hlk108529568"/>
      <w:r w:rsidR="009C039B" w:rsidRPr="009C039B">
        <w:rPr>
          <w:rFonts w:ascii="Times New Roman" w:hAnsi="Times New Roman" w:cs="Times New Roman"/>
          <w:sz w:val="24"/>
          <w:szCs w:val="24"/>
        </w:rPr>
        <w:t>Differentially abundant bacterial ASVs across macroinvertebrate orders</w:t>
      </w:r>
      <w:bookmarkEnd w:id="467"/>
    </w:p>
    <w:p w14:paraId="7D3F3D01" w14:textId="2A9D8D12" w:rsidR="00812B89" w:rsidRDefault="003D61FC" w:rsidP="00812B89">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8044199" wp14:editId="7D2E9D34">
            <wp:extent cx="6659558" cy="3848553"/>
            <wp:effectExtent l="19050" t="19050" r="2730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93727" cy="3868299"/>
                    </a:xfrm>
                    <a:prstGeom prst="rect">
                      <a:avLst/>
                    </a:prstGeom>
                    <a:noFill/>
                    <a:ln>
                      <a:solidFill>
                        <a:schemeClr val="tx1"/>
                      </a:solidFill>
                    </a:ln>
                  </pic:spPr>
                </pic:pic>
              </a:graphicData>
            </a:graphic>
          </wp:inline>
        </w:drawing>
      </w:r>
    </w:p>
    <w:p w14:paraId="50536515" w14:textId="2A59BD5B" w:rsidR="00812B89" w:rsidRDefault="00812B89" w:rsidP="00812B89">
      <w:pPr>
        <w:rPr>
          <w:rFonts w:ascii="Times New Roman" w:hAnsi="Times New Roman" w:cs="Times New Roman"/>
          <w:noProof/>
          <w:sz w:val="24"/>
          <w:szCs w:val="24"/>
        </w:rPr>
      </w:pPr>
    </w:p>
    <w:p w14:paraId="4FC22705" w14:textId="2E3FDE88" w:rsidR="00812B89" w:rsidRDefault="00812B89" w:rsidP="00812B89">
      <w:pPr>
        <w:ind w:firstLine="720"/>
        <w:rPr>
          <w:rFonts w:ascii="Times New Roman" w:hAnsi="Times New Roman" w:cs="Times New Roman"/>
          <w:sz w:val="24"/>
          <w:szCs w:val="24"/>
        </w:rPr>
      </w:pPr>
    </w:p>
    <w:p w14:paraId="6348DE19" w14:textId="72903025" w:rsidR="00812B89" w:rsidRDefault="00812B89" w:rsidP="00812B89">
      <w:pPr>
        <w:ind w:firstLine="720"/>
        <w:rPr>
          <w:rFonts w:ascii="Times New Roman" w:hAnsi="Times New Roman" w:cs="Times New Roman"/>
          <w:sz w:val="24"/>
          <w:szCs w:val="24"/>
        </w:rPr>
      </w:pPr>
    </w:p>
    <w:p w14:paraId="2094011E" w14:textId="47782CEE" w:rsidR="00812B89" w:rsidRDefault="00812B89" w:rsidP="00812B89">
      <w:pPr>
        <w:ind w:firstLine="720"/>
        <w:rPr>
          <w:rFonts w:ascii="Times New Roman" w:hAnsi="Times New Roman" w:cs="Times New Roman"/>
          <w:sz w:val="24"/>
          <w:szCs w:val="24"/>
        </w:rPr>
      </w:pPr>
    </w:p>
    <w:p w14:paraId="686076A2" w14:textId="22B99183" w:rsidR="00812B89" w:rsidRDefault="00812B89" w:rsidP="00812B89">
      <w:pPr>
        <w:ind w:firstLine="720"/>
        <w:rPr>
          <w:rFonts w:ascii="Times New Roman" w:hAnsi="Times New Roman" w:cs="Times New Roman"/>
          <w:sz w:val="24"/>
          <w:szCs w:val="24"/>
        </w:rPr>
      </w:pPr>
    </w:p>
    <w:p w14:paraId="44100B95" w14:textId="44FB8BDC" w:rsidR="00812B89" w:rsidRDefault="00812B89" w:rsidP="00812B89">
      <w:pPr>
        <w:ind w:firstLine="720"/>
        <w:rPr>
          <w:rFonts w:ascii="Times New Roman" w:hAnsi="Times New Roman" w:cs="Times New Roman"/>
          <w:sz w:val="24"/>
          <w:szCs w:val="24"/>
        </w:rPr>
      </w:pPr>
    </w:p>
    <w:p w14:paraId="01315F87" w14:textId="35A3B360" w:rsidR="00812B89" w:rsidRDefault="00812B89" w:rsidP="00812B89">
      <w:pPr>
        <w:ind w:firstLine="720"/>
        <w:rPr>
          <w:rFonts w:ascii="Times New Roman" w:hAnsi="Times New Roman" w:cs="Times New Roman"/>
          <w:sz w:val="24"/>
          <w:szCs w:val="24"/>
        </w:rPr>
      </w:pPr>
    </w:p>
    <w:p w14:paraId="642528BD" w14:textId="20E49F31" w:rsidR="00812B89" w:rsidRDefault="00812B89" w:rsidP="00812B89">
      <w:pPr>
        <w:ind w:firstLine="720"/>
        <w:rPr>
          <w:rFonts w:ascii="Times New Roman" w:hAnsi="Times New Roman" w:cs="Times New Roman"/>
          <w:sz w:val="24"/>
          <w:szCs w:val="24"/>
        </w:rPr>
      </w:pPr>
    </w:p>
    <w:p w14:paraId="7DBBD0AC" w14:textId="7E590E25" w:rsidR="00812B89" w:rsidRDefault="00812B89" w:rsidP="00812B89">
      <w:pPr>
        <w:ind w:firstLine="720"/>
        <w:rPr>
          <w:rFonts w:ascii="Times New Roman" w:hAnsi="Times New Roman" w:cs="Times New Roman"/>
          <w:sz w:val="24"/>
          <w:szCs w:val="24"/>
        </w:rPr>
      </w:pPr>
    </w:p>
    <w:p w14:paraId="398090DC" w14:textId="00731317" w:rsidR="00812B89" w:rsidRDefault="00812B89" w:rsidP="00812B89">
      <w:pPr>
        <w:ind w:firstLine="720"/>
        <w:rPr>
          <w:rFonts w:ascii="Times New Roman" w:hAnsi="Times New Roman" w:cs="Times New Roman"/>
          <w:sz w:val="24"/>
          <w:szCs w:val="24"/>
        </w:rPr>
      </w:pPr>
    </w:p>
    <w:p w14:paraId="356C78DC" w14:textId="77777777" w:rsidR="003D61FC" w:rsidRDefault="003D61FC" w:rsidP="009C039B">
      <w:pPr>
        <w:spacing w:line="480" w:lineRule="auto"/>
        <w:ind w:firstLine="720"/>
        <w:rPr>
          <w:rFonts w:ascii="Times New Roman" w:hAnsi="Times New Roman" w:cs="Times New Roman"/>
          <w:b/>
          <w:bCs/>
          <w:sz w:val="24"/>
          <w:szCs w:val="24"/>
        </w:rPr>
      </w:pPr>
    </w:p>
    <w:p w14:paraId="3254BF6B" w14:textId="77777777" w:rsidR="00E9750E" w:rsidRDefault="00E9750E" w:rsidP="009C039B">
      <w:pPr>
        <w:spacing w:line="480" w:lineRule="auto"/>
        <w:ind w:firstLine="720"/>
        <w:rPr>
          <w:rFonts w:ascii="Times New Roman" w:hAnsi="Times New Roman" w:cs="Times New Roman"/>
          <w:b/>
          <w:bCs/>
          <w:sz w:val="24"/>
          <w:szCs w:val="24"/>
        </w:rPr>
      </w:pPr>
    </w:p>
    <w:p w14:paraId="59B001AA" w14:textId="2BB6FE19" w:rsidR="00812B89" w:rsidRPr="00812B89" w:rsidRDefault="00E9750E" w:rsidP="00E9750E">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4B.</w:t>
      </w:r>
      <w:r w:rsidR="009C039B" w:rsidRPr="009C039B">
        <w:t xml:space="preserve"> </w:t>
      </w:r>
      <w:r w:rsidR="009C039B" w:rsidRPr="009C039B">
        <w:rPr>
          <w:rFonts w:ascii="Times New Roman" w:hAnsi="Times New Roman" w:cs="Times New Roman"/>
          <w:sz w:val="24"/>
          <w:szCs w:val="24"/>
        </w:rPr>
        <w:t>Differentially abundant bacterial ASVs across macroinvertebrate functional feeding groups</w:t>
      </w:r>
    </w:p>
    <w:p w14:paraId="66FDAA96" w14:textId="32414574" w:rsidR="00812B89" w:rsidRDefault="009B3E3C" w:rsidP="00812B89">
      <w:pPr>
        <w:ind w:firstLine="720"/>
        <w:rPr>
          <w:rFonts w:ascii="Times New Roman" w:hAnsi="Times New Roman" w:cs="Times New Roman"/>
          <w:noProof/>
          <w:sz w:val="24"/>
          <w:szCs w:val="24"/>
        </w:rPr>
      </w:pPr>
      <w:r w:rsidRPr="009B3E3C">
        <w:rPr>
          <w:rFonts w:ascii="Times New Roman" w:hAnsi="Times New Roman" w:cs="Times New Roman"/>
          <w:noProof/>
          <w:sz w:val="24"/>
          <w:szCs w:val="24"/>
        </w:rPr>
        <w:drawing>
          <wp:inline distT="0" distB="0" distL="0" distR="0" wp14:anchorId="0D123156" wp14:editId="08A0D44F">
            <wp:extent cx="5943600" cy="4957445"/>
            <wp:effectExtent l="19050" t="19050" r="19050" b="14605"/>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21"/>
                    <a:stretch>
                      <a:fillRect/>
                    </a:stretch>
                  </pic:blipFill>
                  <pic:spPr>
                    <a:xfrm>
                      <a:off x="0" y="0"/>
                      <a:ext cx="5943600" cy="4957445"/>
                    </a:xfrm>
                    <a:prstGeom prst="rect">
                      <a:avLst/>
                    </a:prstGeom>
                    <a:ln>
                      <a:solidFill>
                        <a:schemeClr val="tx1"/>
                      </a:solidFill>
                    </a:ln>
                  </pic:spPr>
                </pic:pic>
              </a:graphicData>
            </a:graphic>
          </wp:inline>
        </w:drawing>
      </w:r>
    </w:p>
    <w:p w14:paraId="21D56DE0" w14:textId="1E9030C2" w:rsidR="007A3923" w:rsidRDefault="007A3923" w:rsidP="007A3923">
      <w:pPr>
        <w:tabs>
          <w:tab w:val="left" w:pos="1758"/>
        </w:tabs>
        <w:rPr>
          <w:rFonts w:ascii="Times New Roman" w:hAnsi="Times New Roman" w:cs="Times New Roman"/>
          <w:sz w:val="24"/>
          <w:szCs w:val="24"/>
        </w:rPr>
      </w:pPr>
      <w:r>
        <w:rPr>
          <w:rFonts w:ascii="Times New Roman" w:hAnsi="Times New Roman" w:cs="Times New Roman"/>
          <w:sz w:val="24"/>
          <w:szCs w:val="24"/>
        </w:rPr>
        <w:tab/>
      </w:r>
    </w:p>
    <w:p w14:paraId="1CAB34D5" w14:textId="1FE9A81C" w:rsidR="007A3923" w:rsidRDefault="007A3923" w:rsidP="007A3923">
      <w:pPr>
        <w:tabs>
          <w:tab w:val="left" w:pos="1758"/>
        </w:tabs>
        <w:rPr>
          <w:rFonts w:ascii="Times New Roman" w:hAnsi="Times New Roman" w:cs="Times New Roman"/>
          <w:sz w:val="24"/>
          <w:szCs w:val="24"/>
        </w:rPr>
      </w:pPr>
    </w:p>
    <w:p w14:paraId="61E30014" w14:textId="62102AAB" w:rsidR="007A3923" w:rsidRDefault="007A3923" w:rsidP="007A3923">
      <w:pPr>
        <w:tabs>
          <w:tab w:val="left" w:pos="1758"/>
        </w:tabs>
        <w:rPr>
          <w:rFonts w:ascii="Times New Roman" w:hAnsi="Times New Roman" w:cs="Times New Roman"/>
          <w:sz w:val="24"/>
          <w:szCs w:val="24"/>
        </w:rPr>
      </w:pPr>
    </w:p>
    <w:p w14:paraId="2141C375" w14:textId="5AAC2C48" w:rsidR="007A3923" w:rsidRDefault="007A3923" w:rsidP="007A3923">
      <w:pPr>
        <w:tabs>
          <w:tab w:val="left" w:pos="1758"/>
        </w:tabs>
        <w:rPr>
          <w:rFonts w:ascii="Times New Roman" w:hAnsi="Times New Roman" w:cs="Times New Roman"/>
          <w:sz w:val="24"/>
          <w:szCs w:val="24"/>
        </w:rPr>
      </w:pPr>
    </w:p>
    <w:p w14:paraId="1A2BA2EC" w14:textId="2724896F" w:rsidR="007A3923" w:rsidRDefault="007A3923" w:rsidP="007A3923">
      <w:pPr>
        <w:tabs>
          <w:tab w:val="left" w:pos="1758"/>
        </w:tabs>
        <w:rPr>
          <w:rFonts w:ascii="Times New Roman" w:hAnsi="Times New Roman" w:cs="Times New Roman"/>
          <w:sz w:val="24"/>
          <w:szCs w:val="24"/>
        </w:rPr>
      </w:pPr>
    </w:p>
    <w:p w14:paraId="3FB91E3F" w14:textId="121E5690" w:rsidR="007A3923" w:rsidRDefault="007A3923" w:rsidP="007A3923">
      <w:pPr>
        <w:tabs>
          <w:tab w:val="left" w:pos="1758"/>
        </w:tabs>
        <w:rPr>
          <w:rFonts w:ascii="Times New Roman" w:hAnsi="Times New Roman" w:cs="Times New Roman"/>
          <w:sz w:val="24"/>
          <w:szCs w:val="24"/>
        </w:rPr>
      </w:pPr>
    </w:p>
    <w:p w14:paraId="30EB9D3E" w14:textId="5D8F0D29" w:rsidR="007A3923" w:rsidRDefault="007A3923" w:rsidP="007A3923">
      <w:pPr>
        <w:tabs>
          <w:tab w:val="left" w:pos="1758"/>
        </w:tabs>
        <w:rPr>
          <w:rFonts w:ascii="Times New Roman" w:hAnsi="Times New Roman" w:cs="Times New Roman"/>
          <w:sz w:val="24"/>
          <w:szCs w:val="24"/>
        </w:rPr>
      </w:pPr>
    </w:p>
    <w:p w14:paraId="57583380" w14:textId="35DD2427" w:rsidR="007A3923" w:rsidRDefault="007A3923" w:rsidP="007A3923">
      <w:pPr>
        <w:tabs>
          <w:tab w:val="left" w:pos="1758"/>
        </w:tabs>
        <w:rPr>
          <w:rFonts w:ascii="Times New Roman" w:hAnsi="Times New Roman" w:cs="Times New Roman"/>
          <w:sz w:val="24"/>
          <w:szCs w:val="24"/>
        </w:rPr>
      </w:pPr>
    </w:p>
    <w:p w14:paraId="7E083629" w14:textId="05DCBBD5" w:rsidR="004F6A39" w:rsidRPr="009B3E3C" w:rsidRDefault="009B3E3C" w:rsidP="004F6A39">
      <w:pPr>
        <w:rPr>
          <w:rFonts w:ascii="Times New Roman" w:hAnsi="Times New Roman" w:cs="Times New Roman"/>
          <w:b/>
          <w:bCs/>
          <w:sz w:val="24"/>
          <w:szCs w:val="24"/>
        </w:rPr>
      </w:pPr>
      <w:r w:rsidRPr="009B3E3C">
        <w:rPr>
          <w:rFonts w:ascii="Times New Roman" w:hAnsi="Times New Roman" w:cs="Times New Roman"/>
          <w:b/>
          <w:bCs/>
          <w:sz w:val="24"/>
          <w:szCs w:val="24"/>
        </w:rPr>
        <w:lastRenderedPageBreak/>
        <w:t xml:space="preserve">Figure </w:t>
      </w:r>
      <w:r w:rsidR="00E9750E">
        <w:rPr>
          <w:rFonts w:ascii="Times New Roman" w:hAnsi="Times New Roman" w:cs="Times New Roman"/>
          <w:b/>
          <w:bCs/>
          <w:sz w:val="24"/>
          <w:szCs w:val="24"/>
        </w:rPr>
        <w:t>5</w:t>
      </w:r>
      <w:r w:rsidR="005973BE">
        <w:rPr>
          <w:rFonts w:ascii="Times New Roman" w:hAnsi="Times New Roman" w:cs="Times New Roman"/>
          <w:b/>
          <w:bCs/>
          <w:sz w:val="24"/>
          <w:szCs w:val="24"/>
        </w:rPr>
        <w:t>A</w:t>
      </w:r>
      <w:r w:rsidRPr="009B3E3C">
        <w:rPr>
          <w:rFonts w:ascii="Times New Roman" w:hAnsi="Times New Roman" w:cs="Times New Roman"/>
          <w:b/>
          <w:bCs/>
          <w:sz w:val="24"/>
          <w:szCs w:val="24"/>
        </w:rPr>
        <w:t>.</w:t>
      </w:r>
    </w:p>
    <w:p w14:paraId="6B42077F" w14:textId="4BD57ECE" w:rsidR="009B3E3C" w:rsidRDefault="005973BE" w:rsidP="004F6A39">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D56DE31" wp14:editId="2F6D1D21">
            <wp:extent cx="5794556" cy="5794556"/>
            <wp:effectExtent l="19050" t="19050" r="15875"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8844" cy="5798844"/>
                    </a:xfrm>
                    <a:prstGeom prst="rect">
                      <a:avLst/>
                    </a:prstGeom>
                    <a:noFill/>
                    <a:ln>
                      <a:solidFill>
                        <a:schemeClr val="tx1"/>
                      </a:solidFill>
                    </a:ln>
                  </pic:spPr>
                </pic:pic>
              </a:graphicData>
            </a:graphic>
          </wp:inline>
        </w:drawing>
      </w:r>
    </w:p>
    <w:p w14:paraId="586E7263" w14:textId="6C975C6B" w:rsidR="005973BE" w:rsidRPr="005973BE" w:rsidRDefault="005973BE" w:rsidP="005973BE">
      <w:pPr>
        <w:rPr>
          <w:rFonts w:ascii="Times New Roman" w:hAnsi="Times New Roman" w:cs="Times New Roman"/>
          <w:sz w:val="24"/>
          <w:szCs w:val="24"/>
        </w:rPr>
      </w:pPr>
    </w:p>
    <w:p w14:paraId="05C16A83" w14:textId="681FDDF5" w:rsidR="005973BE" w:rsidRPr="005973BE" w:rsidRDefault="005973BE" w:rsidP="005973BE">
      <w:pPr>
        <w:rPr>
          <w:rFonts w:ascii="Times New Roman" w:hAnsi="Times New Roman" w:cs="Times New Roman"/>
          <w:sz w:val="24"/>
          <w:szCs w:val="24"/>
        </w:rPr>
      </w:pPr>
    </w:p>
    <w:p w14:paraId="2992ECF4" w14:textId="0499042B" w:rsidR="005973BE" w:rsidRDefault="005973BE" w:rsidP="005973BE">
      <w:pPr>
        <w:rPr>
          <w:rFonts w:ascii="Times New Roman" w:hAnsi="Times New Roman" w:cs="Times New Roman"/>
          <w:noProof/>
          <w:sz w:val="24"/>
          <w:szCs w:val="24"/>
        </w:rPr>
      </w:pPr>
    </w:p>
    <w:p w14:paraId="7D418995" w14:textId="04074F8A" w:rsidR="005973BE" w:rsidRDefault="005973BE" w:rsidP="005973BE">
      <w:pPr>
        <w:tabs>
          <w:tab w:val="left" w:pos="2914"/>
        </w:tabs>
        <w:rPr>
          <w:rFonts w:ascii="Times New Roman" w:hAnsi="Times New Roman" w:cs="Times New Roman"/>
          <w:sz w:val="24"/>
          <w:szCs w:val="24"/>
        </w:rPr>
      </w:pPr>
      <w:r>
        <w:rPr>
          <w:rFonts w:ascii="Times New Roman" w:hAnsi="Times New Roman" w:cs="Times New Roman"/>
          <w:sz w:val="24"/>
          <w:szCs w:val="24"/>
        </w:rPr>
        <w:tab/>
      </w:r>
    </w:p>
    <w:p w14:paraId="278302A1" w14:textId="6A58FD7F" w:rsidR="005973BE" w:rsidRDefault="005973BE" w:rsidP="005973BE">
      <w:pPr>
        <w:tabs>
          <w:tab w:val="left" w:pos="2914"/>
        </w:tabs>
        <w:rPr>
          <w:rFonts w:ascii="Times New Roman" w:hAnsi="Times New Roman" w:cs="Times New Roman"/>
          <w:sz w:val="24"/>
          <w:szCs w:val="24"/>
        </w:rPr>
      </w:pPr>
    </w:p>
    <w:p w14:paraId="7301DFE1" w14:textId="01BFB18E" w:rsidR="005973BE" w:rsidRDefault="005973BE" w:rsidP="005973BE">
      <w:pPr>
        <w:tabs>
          <w:tab w:val="left" w:pos="2914"/>
        </w:tabs>
        <w:rPr>
          <w:rFonts w:ascii="Times New Roman" w:hAnsi="Times New Roman" w:cs="Times New Roman"/>
          <w:sz w:val="24"/>
          <w:szCs w:val="24"/>
        </w:rPr>
      </w:pPr>
    </w:p>
    <w:p w14:paraId="320B3D20" w14:textId="0C584583" w:rsidR="005973BE" w:rsidRDefault="005973BE" w:rsidP="005973BE">
      <w:pPr>
        <w:tabs>
          <w:tab w:val="left" w:pos="2914"/>
        </w:tabs>
        <w:rPr>
          <w:rFonts w:ascii="Times New Roman" w:hAnsi="Times New Roman" w:cs="Times New Roman"/>
          <w:sz w:val="24"/>
          <w:szCs w:val="24"/>
        </w:rPr>
      </w:pPr>
    </w:p>
    <w:p w14:paraId="2401876A" w14:textId="671B6A33" w:rsidR="005973BE" w:rsidRPr="005973BE" w:rsidRDefault="005973BE" w:rsidP="005973BE">
      <w:pPr>
        <w:tabs>
          <w:tab w:val="left" w:pos="2914"/>
        </w:tabs>
        <w:rPr>
          <w:rFonts w:ascii="Times New Roman" w:hAnsi="Times New Roman" w:cs="Times New Roman"/>
          <w:b/>
          <w:bCs/>
          <w:sz w:val="24"/>
          <w:szCs w:val="24"/>
        </w:rPr>
      </w:pPr>
      <w:r w:rsidRPr="005973BE">
        <w:rPr>
          <w:rFonts w:ascii="Times New Roman" w:hAnsi="Times New Roman" w:cs="Times New Roman"/>
          <w:b/>
          <w:bCs/>
          <w:sz w:val="24"/>
          <w:szCs w:val="24"/>
        </w:rPr>
        <w:lastRenderedPageBreak/>
        <w:t>Figure 5B.</w:t>
      </w:r>
    </w:p>
    <w:p w14:paraId="21C6235C" w14:textId="1314AA9C" w:rsidR="005973BE" w:rsidRPr="005973BE" w:rsidRDefault="005973BE" w:rsidP="005973BE">
      <w:pPr>
        <w:tabs>
          <w:tab w:val="left" w:pos="2914"/>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494EC2" wp14:editId="4C114BBA">
            <wp:extent cx="5915116" cy="4732836"/>
            <wp:effectExtent l="19050" t="19050" r="9525"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2530" cy="4738768"/>
                    </a:xfrm>
                    <a:prstGeom prst="rect">
                      <a:avLst/>
                    </a:prstGeom>
                    <a:noFill/>
                    <a:ln>
                      <a:solidFill>
                        <a:schemeClr val="tx1"/>
                      </a:solidFill>
                    </a:ln>
                  </pic:spPr>
                </pic:pic>
              </a:graphicData>
            </a:graphic>
          </wp:inline>
        </w:drawing>
      </w:r>
    </w:p>
    <w:sectPr w:rsidR="005973BE" w:rsidRPr="005973BE" w:rsidSect="00770B20">
      <w:footerReference w:type="default" r:id="rId24"/>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esner, Jeff S" w:date="2022-07-20T11:41:00Z" w:initials="WJS">
    <w:p w14:paraId="481266A8" w14:textId="4DBD3F18" w:rsidR="00DD6435" w:rsidRDefault="00DD6435">
      <w:pPr>
        <w:pStyle w:val="CommentText"/>
      </w:pPr>
      <w:r>
        <w:rPr>
          <w:rStyle w:val="CommentReference"/>
        </w:rPr>
        <w:annotationRef/>
      </w:r>
      <w:r>
        <w:t xml:space="preserve">Paul – I like the stochastic/deterministic framework and the paper read really well. My main concern is the small sample size….can we test continental-scale hypotheses with only 47 bugs? </w:t>
      </w:r>
    </w:p>
    <w:p w14:paraId="38E5FE9B" w14:textId="77777777" w:rsidR="00DD6435" w:rsidRDefault="00DD6435">
      <w:pPr>
        <w:pStyle w:val="CommentText"/>
      </w:pPr>
    </w:p>
    <w:p w14:paraId="4B9F9CF5" w14:textId="77777777" w:rsidR="00DD6435" w:rsidRDefault="00DD6435">
      <w:pPr>
        <w:pStyle w:val="CommentText"/>
      </w:pPr>
      <w:r>
        <w:t xml:space="preserve">One solution to that would be to convert the current ms to a descriptive study of the microbiome of aquatic insects and then introduce the hypothetical framework in the discussion. </w:t>
      </w:r>
    </w:p>
    <w:p w14:paraId="1D2246A6" w14:textId="77777777" w:rsidR="00DD6435" w:rsidRDefault="00DD6435">
      <w:pPr>
        <w:pStyle w:val="CommentText"/>
      </w:pPr>
    </w:p>
    <w:p w14:paraId="1F24CCBC" w14:textId="77777777" w:rsidR="00DD6435" w:rsidRDefault="00DD6435">
      <w:pPr>
        <w:pStyle w:val="CommentText"/>
      </w:pPr>
      <w:r>
        <w:t xml:space="preserve">Then we can test the broader hypotheses once we get funding and/or a lot more insects. </w:t>
      </w:r>
    </w:p>
    <w:p w14:paraId="500F6019" w14:textId="77777777" w:rsidR="00DD6435" w:rsidRDefault="00DD6435">
      <w:pPr>
        <w:pStyle w:val="CommentText"/>
      </w:pPr>
    </w:p>
    <w:p w14:paraId="110682FB" w14:textId="414F44BC" w:rsidR="00DD6435" w:rsidRDefault="00DD6435">
      <w:pPr>
        <w:pStyle w:val="CommentText"/>
      </w:pPr>
      <w:r>
        <w:t>Alternatively, we could use the 41 samples to test an endosymbiont-specific hypothesis (as we proposed in the last NSF proposal), while retaining the descriptive nature of the full microbiome data.</w:t>
      </w:r>
    </w:p>
  </w:comment>
  <w:comment w:id="1" w:author="Wesner, Jeff S [2]" w:date="2022-08-16T09:21:00Z" w:initials="WJS">
    <w:p w14:paraId="511A2017" w14:textId="0451BA3A" w:rsidR="00DD6435" w:rsidRDefault="00DD6435">
      <w:pPr>
        <w:pStyle w:val="CommentText"/>
      </w:pPr>
      <w:r>
        <w:rPr>
          <w:rStyle w:val="CommentReference"/>
        </w:rPr>
        <w:annotationRef/>
      </w:r>
      <w:r>
        <w:t>My attempt at a title. We’re modeling each of these predictors as stochastic in a sense, so I don’t think the stochastic/deterministic distinction will work here, at least in the title.</w:t>
      </w:r>
    </w:p>
  </w:comment>
  <w:comment w:id="6" w:author="Wesner, Jeff S" w:date="2022-07-20T11:39:00Z" w:initials="WJS">
    <w:p w14:paraId="75D249C9" w14:textId="401F1C7F" w:rsidR="00DD6435" w:rsidRDefault="00DD6435">
      <w:pPr>
        <w:pStyle w:val="CommentText"/>
      </w:pPr>
      <w:r>
        <w:rPr>
          <w:rStyle w:val="CommentReference"/>
        </w:rPr>
        <w:annotationRef/>
      </w:r>
      <w:r>
        <w:t xml:space="preserve">I agree with Scot that this should be shortened. The easiest thing would be to move some of the paragraphs to the discussion and incporporate the results into them. </w:t>
      </w:r>
    </w:p>
  </w:comment>
  <w:comment w:id="7" w:author="Wesner, Jeff S [2]" w:date="2022-08-16T09:04:00Z" w:initials="WJS">
    <w:p w14:paraId="485109A3" w14:textId="30E5E6DD" w:rsidR="00DD6435" w:rsidRDefault="00DD6435">
      <w:pPr>
        <w:pStyle w:val="CommentText"/>
      </w:pPr>
      <w:r>
        <w:rPr>
          <w:rStyle w:val="CommentReference"/>
        </w:rPr>
        <w:annotationRef/>
      </w:r>
      <w:r>
        <w:t>I stole this directly from the NSF proposal. Paul can you add some non-Wolbachia citations?</w:t>
      </w:r>
    </w:p>
  </w:comment>
  <w:comment w:id="32" w:author="Wesner, Jeff S [2]" w:date="2022-08-16T09:00:00Z" w:initials="WJS">
    <w:p w14:paraId="23C423F1" w14:textId="0EFA8363" w:rsidR="00DD6435" w:rsidRDefault="00DD6435">
      <w:pPr>
        <w:pStyle w:val="CommentText"/>
      </w:pPr>
      <w:r>
        <w:rPr>
          <w:rStyle w:val="CommentReference"/>
        </w:rPr>
        <w:annotationRef/>
      </w:r>
      <w:r>
        <w:t>Should we use a more general term here? Don’t our samples also include endosymbionts?</w:t>
      </w:r>
    </w:p>
  </w:comment>
  <w:comment w:id="38" w:author="Wesner, Jeff S [2]" w:date="2022-08-16T09:02:00Z" w:initials="WJS">
    <w:p w14:paraId="1DE48847" w14:textId="04FD0A07" w:rsidR="00DD6435" w:rsidRDefault="00DD6435">
      <w:pPr>
        <w:pStyle w:val="CommentText"/>
      </w:pPr>
      <w:r>
        <w:rPr>
          <w:rStyle w:val="CommentReference"/>
        </w:rPr>
        <w:annotationRef/>
      </w:r>
      <w:r>
        <w:t>Cool but vague here. is there a more specific effect on evolution that this refers to? Maybe co-evolution between hosts and microbiomes?</w:t>
      </w:r>
    </w:p>
  </w:comment>
  <w:comment w:id="41" w:author="Wesner, Jeff S [2]" w:date="2022-08-16T09:14:00Z" w:initials="WJS">
    <w:p w14:paraId="1B0CA4E8" w14:textId="267A3C01" w:rsidR="00DD6435" w:rsidRDefault="00DD6435">
      <w:pPr>
        <w:pStyle w:val="CommentText"/>
      </w:pPr>
      <w:r>
        <w:rPr>
          <w:rStyle w:val="CommentReference"/>
        </w:rPr>
        <w:annotationRef/>
      </w:r>
      <w:r>
        <w:t xml:space="preserve">We could add a short paragraph here about the spatial limitations of previous studies. This is somewhat mentioned above </w:t>
      </w:r>
      <w:proofErr w:type="gramStart"/>
      <w:r>
        <w:t>in reference to</w:t>
      </w:r>
      <w:proofErr w:type="gramEnd"/>
      <w:r>
        <w:t xml:space="preserve"> comparing among 2-3 streams. Maybe we can emphasize that our current study is important because it overcomes previous limitations of sampling systematically at broad scales (i.e., we couldn’t do this without NEON). </w:t>
      </w:r>
    </w:p>
  </w:comment>
  <w:comment w:id="70" w:author="Wesner, Jeff S [2]" w:date="2022-08-16T09:23:00Z" w:initials="WJS">
    <w:p w14:paraId="153B0C8A" w14:textId="6913AECF" w:rsidR="00DD6435" w:rsidRDefault="00DD6435">
      <w:pPr>
        <w:pStyle w:val="CommentText"/>
      </w:pPr>
      <w:r>
        <w:rPr>
          <w:rStyle w:val="CommentReference"/>
        </w:rPr>
        <w:annotationRef/>
      </w:r>
      <w:proofErr w:type="gramStart"/>
      <w:r>
        <w:t>Similar to</w:t>
      </w:r>
      <w:proofErr w:type="gramEnd"/>
      <w:r>
        <w:t xml:space="preserve"> my comment above. Maybe expand on this in the third intro paragraph. </w:t>
      </w:r>
    </w:p>
  </w:comment>
  <w:comment w:id="71" w:author="Wesner, Jeff S [2]" w:date="2022-08-16T09:24:00Z" w:initials="WJS">
    <w:p w14:paraId="6C8CEA78" w14:textId="3B770132" w:rsidR="00DD6435" w:rsidRDefault="00DD6435">
      <w:pPr>
        <w:pStyle w:val="CommentText"/>
      </w:pPr>
      <w:r>
        <w:rPr>
          <w:rStyle w:val="CommentReference"/>
        </w:rPr>
        <w:annotationRef/>
      </w:r>
      <w:r>
        <w:t>Do we want this here? I usually don’t have this type of paragraph in an intro, but maybe it’s common in microbiome papers? Otherwise we can save it for the discussion/results.</w:t>
      </w:r>
    </w:p>
  </w:comment>
  <w:comment w:id="168" w:author="Wesner, Jeff S [2]" w:date="2022-08-16T12:49:00Z" w:initials="WJS">
    <w:p w14:paraId="73103575" w14:textId="14E221C6" w:rsidR="00DD6435" w:rsidRDefault="00DD6435">
      <w:pPr>
        <w:pStyle w:val="CommentText"/>
      </w:pPr>
      <w:r>
        <w:rPr>
          <w:rStyle w:val="CommentReference"/>
        </w:rPr>
        <w:annotationRef/>
      </w:r>
      <w:r>
        <w:t>Jeff – add this</w:t>
      </w:r>
    </w:p>
  </w:comment>
  <w:comment w:id="229" w:author="Wesner, Jeff S [2]" w:date="2022-08-16T13:01:00Z" w:initials="WJS">
    <w:p w14:paraId="5F7C4A93" w14:textId="77777777" w:rsidR="00DD6435" w:rsidRDefault="00DD6435" w:rsidP="0007112E">
      <w:pPr>
        <w:pStyle w:val="CommentText"/>
      </w:pPr>
      <w:r>
        <w:rPr>
          <w:rStyle w:val="CommentReference"/>
        </w:rPr>
        <w:annotationRef/>
      </w:r>
      <w:r>
        <w:t>R Core Team (2022). R: A language and environment for statistical computing. R Foundation for</w:t>
      </w:r>
    </w:p>
    <w:p w14:paraId="3E45C38B" w14:textId="77777777" w:rsidR="00DD6435" w:rsidRDefault="00DD6435" w:rsidP="0007112E">
      <w:pPr>
        <w:pStyle w:val="CommentText"/>
      </w:pPr>
      <w:r>
        <w:t xml:space="preserve">  Statistical Computing, Vienna, Austria. URL https://www.R-project.org/.</w:t>
      </w:r>
    </w:p>
    <w:p w14:paraId="156B72AE" w14:textId="77777777" w:rsidR="00DD6435" w:rsidRDefault="00DD6435" w:rsidP="0007112E">
      <w:pPr>
        <w:pStyle w:val="CommentText"/>
      </w:pPr>
    </w:p>
    <w:p w14:paraId="561B461D" w14:textId="77777777" w:rsidR="00DD6435" w:rsidRDefault="00DD6435" w:rsidP="0007112E">
      <w:pPr>
        <w:pStyle w:val="CommentText"/>
      </w:pPr>
      <w:r>
        <w:t xml:space="preserve">A </w:t>
      </w:r>
      <w:proofErr w:type="spellStart"/>
      <w:r>
        <w:t>BibTeX</w:t>
      </w:r>
      <w:proofErr w:type="spellEnd"/>
      <w:r>
        <w:t xml:space="preserve"> entry for LaTeX users is</w:t>
      </w:r>
    </w:p>
    <w:p w14:paraId="6F5DBC9F" w14:textId="77777777" w:rsidR="00DD6435" w:rsidRDefault="00DD6435" w:rsidP="0007112E">
      <w:pPr>
        <w:pStyle w:val="CommentText"/>
      </w:pPr>
    </w:p>
    <w:p w14:paraId="7A1A03CA" w14:textId="77777777" w:rsidR="00DD6435" w:rsidRDefault="00DD6435" w:rsidP="0007112E">
      <w:pPr>
        <w:pStyle w:val="CommentText"/>
      </w:pPr>
      <w:r>
        <w:t xml:space="preserve">  @</w:t>
      </w:r>
      <w:proofErr w:type="gramStart"/>
      <w:r>
        <w:t>Manual{</w:t>
      </w:r>
      <w:proofErr w:type="gramEnd"/>
      <w:r>
        <w:t>,</w:t>
      </w:r>
    </w:p>
    <w:p w14:paraId="5310491A" w14:textId="77777777" w:rsidR="00DD6435" w:rsidRDefault="00DD6435" w:rsidP="0007112E">
      <w:pPr>
        <w:pStyle w:val="CommentText"/>
      </w:pPr>
      <w:r>
        <w:t xml:space="preserve">    title = {R: A Language and Environment for Statistical Computing},</w:t>
      </w:r>
    </w:p>
    <w:p w14:paraId="32D159DD" w14:textId="77777777" w:rsidR="00DD6435" w:rsidRDefault="00DD6435" w:rsidP="0007112E">
      <w:pPr>
        <w:pStyle w:val="CommentText"/>
      </w:pPr>
      <w:r>
        <w:t xml:space="preserve">    author = {{R Core Team}},</w:t>
      </w:r>
    </w:p>
    <w:p w14:paraId="247150F3" w14:textId="77777777" w:rsidR="00DD6435" w:rsidRDefault="00DD6435" w:rsidP="0007112E">
      <w:pPr>
        <w:pStyle w:val="CommentText"/>
      </w:pPr>
      <w:r>
        <w:t xml:space="preserve">    organization = {R Foundation for Statistical Computing},</w:t>
      </w:r>
    </w:p>
    <w:p w14:paraId="2A3B2FB4" w14:textId="77777777" w:rsidR="00DD6435" w:rsidRDefault="00DD6435" w:rsidP="0007112E">
      <w:pPr>
        <w:pStyle w:val="CommentText"/>
      </w:pPr>
      <w:r>
        <w:t xml:space="preserve">    address = {Vienna, Austria},</w:t>
      </w:r>
    </w:p>
    <w:p w14:paraId="3BA1D36C" w14:textId="77777777" w:rsidR="00DD6435" w:rsidRDefault="00DD6435" w:rsidP="0007112E">
      <w:pPr>
        <w:pStyle w:val="CommentText"/>
      </w:pPr>
      <w:r>
        <w:t xml:space="preserve">    year = {2022},</w:t>
      </w:r>
    </w:p>
    <w:p w14:paraId="4A38B791" w14:textId="77777777" w:rsidR="00DD6435" w:rsidRDefault="00DD6435" w:rsidP="0007112E">
      <w:pPr>
        <w:pStyle w:val="CommentText"/>
      </w:pPr>
      <w:r>
        <w:t xml:space="preserve">    </w:t>
      </w:r>
      <w:proofErr w:type="spellStart"/>
      <w:r>
        <w:t>url</w:t>
      </w:r>
      <w:proofErr w:type="spellEnd"/>
      <w:r>
        <w:t xml:space="preserve"> = {https://www.R-project.org/},</w:t>
      </w:r>
    </w:p>
    <w:p w14:paraId="3E260A5D" w14:textId="7CE70DA3" w:rsidR="00DD6435" w:rsidRDefault="00DD6435" w:rsidP="0007112E">
      <w:pPr>
        <w:pStyle w:val="CommentText"/>
      </w:pPr>
      <w:r>
        <w:t xml:space="preserve">  }</w:t>
      </w:r>
    </w:p>
  </w:comment>
  <w:comment w:id="247" w:author="Wesner, Jeff S [2]" w:date="2022-08-16T13:03:00Z" w:initials="WJS">
    <w:p w14:paraId="117448EB" w14:textId="77777777" w:rsidR="00DD6435" w:rsidRDefault="00DD6435" w:rsidP="0007112E">
      <w:pPr>
        <w:pStyle w:val="CommentText"/>
      </w:pPr>
      <w:r>
        <w:rPr>
          <w:rStyle w:val="CommentReference"/>
        </w:rPr>
        <w:annotationRef/>
      </w:r>
      <w:r>
        <w:t xml:space="preserve">Paul-Christian </w:t>
      </w:r>
      <w:proofErr w:type="spellStart"/>
      <w:r>
        <w:t>Bürkner</w:t>
      </w:r>
      <w:proofErr w:type="spellEnd"/>
      <w:r>
        <w:t xml:space="preserve"> (2017). brms: An R Package for Bayesian Multilevel Models Using Stan. Journal</w:t>
      </w:r>
    </w:p>
    <w:p w14:paraId="5C405DA1" w14:textId="351E1937" w:rsidR="00DD6435" w:rsidRDefault="00DD6435" w:rsidP="0007112E">
      <w:pPr>
        <w:pStyle w:val="CommentText"/>
      </w:pPr>
      <w:r>
        <w:t xml:space="preserve">  of Statistical Software, 80(1), 1-28. doi:10.18637/</w:t>
      </w:r>
      <w:proofErr w:type="gramStart"/>
      <w:r>
        <w:t>jss.v080.i</w:t>
      </w:r>
      <w:proofErr w:type="gramEnd"/>
      <w:r>
        <w:t>01</w:t>
      </w:r>
    </w:p>
  </w:comment>
  <w:comment w:id="251" w:author="Wesner, Jeff S [2]" w:date="2022-08-16T13:07:00Z" w:initials="WJS">
    <w:p w14:paraId="4329229D" w14:textId="77777777" w:rsidR="00DD6435" w:rsidRDefault="00DD6435" w:rsidP="0082149C">
      <w:pPr>
        <w:pStyle w:val="CommentText"/>
      </w:pPr>
      <w:r>
        <w:rPr>
          <w:rStyle w:val="CommentReference"/>
        </w:rPr>
        <w:annotationRef/>
      </w:r>
      <w:r>
        <w:t xml:space="preserve">Stan Development Team (). </w:t>
      </w:r>
      <w:proofErr w:type="spellStart"/>
      <w:r>
        <w:t>RStan</w:t>
      </w:r>
      <w:proofErr w:type="spellEnd"/>
      <w:r>
        <w:t xml:space="preserve">: </w:t>
      </w:r>
      <w:proofErr w:type="gramStart"/>
      <w:r>
        <w:t>the</w:t>
      </w:r>
      <w:proofErr w:type="gramEnd"/>
      <w:r>
        <w:t xml:space="preserve"> R interface to Stan. R package version 2.26.11.</w:t>
      </w:r>
    </w:p>
    <w:p w14:paraId="1C21BD20" w14:textId="77777777" w:rsidR="00DD6435" w:rsidRDefault="00DD6435" w:rsidP="0082149C">
      <w:pPr>
        <w:pStyle w:val="CommentText"/>
      </w:pPr>
      <w:r>
        <w:t xml:space="preserve">  https://mc-stan.org/.</w:t>
      </w:r>
    </w:p>
    <w:p w14:paraId="5561312B" w14:textId="77777777" w:rsidR="00DD6435" w:rsidRDefault="00DD6435" w:rsidP="0082149C">
      <w:pPr>
        <w:pStyle w:val="CommentText"/>
      </w:pPr>
    </w:p>
    <w:p w14:paraId="0CA80F79" w14:textId="77777777" w:rsidR="00DD6435" w:rsidRDefault="00DD6435" w:rsidP="0082149C">
      <w:pPr>
        <w:pStyle w:val="CommentText"/>
      </w:pPr>
      <w:r>
        <w:t xml:space="preserve">A </w:t>
      </w:r>
      <w:proofErr w:type="spellStart"/>
      <w:r>
        <w:t>BibTeX</w:t>
      </w:r>
      <w:proofErr w:type="spellEnd"/>
      <w:r>
        <w:t xml:space="preserve"> entry for LaTeX users is</w:t>
      </w:r>
    </w:p>
    <w:p w14:paraId="2666480F" w14:textId="77777777" w:rsidR="00DD6435" w:rsidRDefault="00DD6435" w:rsidP="0082149C">
      <w:pPr>
        <w:pStyle w:val="CommentText"/>
      </w:pPr>
    </w:p>
    <w:p w14:paraId="3CE73CA5" w14:textId="77777777" w:rsidR="00DD6435" w:rsidRDefault="00DD6435" w:rsidP="0082149C">
      <w:pPr>
        <w:pStyle w:val="CommentText"/>
      </w:pPr>
      <w:r>
        <w:t xml:space="preserve">  @</w:t>
      </w:r>
      <w:proofErr w:type="spellStart"/>
      <w:proofErr w:type="gramStart"/>
      <w:r>
        <w:t>Misc</w:t>
      </w:r>
      <w:proofErr w:type="spellEnd"/>
      <w:r>
        <w:t>{</w:t>
      </w:r>
      <w:proofErr w:type="gramEnd"/>
      <w:r>
        <w:t>,</w:t>
      </w:r>
    </w:p>
    <w:p w14:paraId="0E0E4D94" w14:textId="77777777" w:rsidR="00DD6435" w:rsidRDefault="00DD6435" w:rsidP="0082149C">
      <w:pPr>
        <w:pStyle w:val="CommentText"/>
      </w:pPr>
      <w:r>
        <w:t xml:space="preserve">    title = {{</w:t>
      </w:r>
      <w:proofErr w:type="spellStart"/>
      <w:r>
        <w:t>RStan</w:t>
      </w:r>
      <w:proofErr w:type="spellEnd"/>
      <w:r>
        <w:t>}: the {R} interface to {Stan}},</w:t>
      </w:r>
    </w:p>
    <w:p w14:paraId="55C2CCC1" w14:textId="77777777" w:rsidR="00DD6435" w:rsidRDefault="00DD6435" w:rsidP="0082149C">
      <w:pPr>
        <w:pStyle w:val="CommentText"/>
      </w:pPr>
      <w:r>
        <w:t xml:space="preserve">    author = {{Stan Development Team}},</w:t>
      </w:r>
    </w:p>
    <w:p w14:paraId="2D35E57A" w14:textId="77777777" w:rsidR="00DD6435" w:rsidRDefault="00DD6435" w:rsidP="0082149C">
      <w:pPr>
        <w:pStyle w:val="CommentText"/>
      </w:pPr>
      <w:r>
        <w:t xml:space="preserve">    note = {R package version 2.26.11},</w:t>
      </w:r>
    </w:p>
    <w:p w14:paraId="07B1393D" w14:textId="77777777" w:rsidR="00DD6435" w:rsidRDefault="00DD6435" w:rsidP="0082149C">
      <w:pPr>
        <w:pStyle w:val="CommentText"/>
      </w:pPr>
      <w:r>
        <w:t xml:space="preserve">    </w:t>
      </w:r>
      <w:proofErr w:type="spellStart"/>
      <w:r>
        <w:t>url</w:t>
      </w:r>
      <w:proofErr w:type="spellEnd"/>
      <w:r>
        <w:t xml:space="preserve"> = {https://mc-stan.org/},</w:t>
      </w:r>
    </w:p>
    <w:p w14:paraId="1F98935B" w14:textId="34ED8A50" w:rsidR="00DD6435" w:rsidRDefault="00DD6435" w:rsidP="0082149C">
      <w:pPr>
        <w:pStyle w:val="CommentText"/>
      </w:pPr>
      <w:r>
        <w:t xml:space="preserve">  }</w:t>
      </w:r>
    </w:p>
  </w:comment>
  <w:comment w:id="269" w:author="Wesner, Jeff S [2]" w:date="2022-08-16T13:17:00Z" w:initials="WJS">
    <w:p w14:paraId="549DF64A" w14:textId="53B53E88" w:rsidR="00DD6435" w:rsidRDefault="00DD6435">
      <w:pPr>
        <w:pStyle w:val="CommentText"/>
      </w:pPr>
      <w:r>
        <w:rPr>
          <w:rStyle w:val="CommentReference"/>
        </w:rPr>
        <w:annotationRef/>
      </w:r>
      <w:r>
        <w:t>I think we can delete this sentence. It confused me at first, since we use the term samples to refer to families, but above we analyze genera and families.</w:t>
      </w:r>
    </w:p>
  </w:comment>
  <w:comment w:id="275" w:author="Wesner, Jeff S [2]" w:date="2022-08-16T13:19:00Z" w:initials="WJS">
    <w:p w14:paraId="0BEA96A0" w14:textId="6FEAD09E" w:rsidR="00DD6435" w:rsidRDefault="00DD6435">
      <w:pPr>
        <w:pStyle w:val="CommentText"/>
      </w:pPr>
      <w:r>
        <w:rPr>
          <w:rStyle w:val="CommentReference"/>
        </w:rPr>
        <w:annotationRef/>
      </w:r>
      <w:r>
        <w:t>Italicize families or just genus species?</w:t>
      </w:r>
    </w:p>
  </w:comment>
  <w:comment w:id="292" w:author="Wesner, Jeff S [2]" w:date="2022-08-16T14:21:00Z" w:initials="WJS">
    <w:p w14:paraId="79799256" w14:textId="67FAB38C" w:rsidR="00DD6435" w:rsidRDefault="00DD6435">
      <w:pPr>
        <w:pStyle w:val="CommentText"/>
      </w:pPr>
      <w:r>
        <w:rPr>
          <w:rStyle w:val="CommentReference"/>
        </w:rPr>
        <w:annotationRef/>
      </w:r>
      <w:r>
        <w:t>Paul – Should we drop the alpha diversity data above? If not, we could take this same approach with the alpha diversity data. That way it’s all reported in the same statistical language rather than having one frequentist (alpha) and one Bayesian (beta). What do you think?</w:t>
      </w:r>
    </w:p>
  </w:comment>
  <w:comment w:id="373" w:author="Wesner, Jeff S [2]" w:date="2022-08-16T14:23:00Z" w:initials="WJS">
    <w:p w14:paraId="2EBD0414" w14:textId="6B0F9706" w:rsidR="00DD6435" w:rsidRDefault="00DD6435">
      <w:pPr>
        <w:pStyle w:val="CommentText"/>
      </w:pPr>
      <w:r>
        <w:rPr>
          <w:rStyle w:val="CommentReference"/>
        </w:rPr>
        <w:annotationRef/>
      </w:r>
      <w:r>
        <w:t>Which concept? Differing rom the environment or differing from the factors that explain terrestrial insects?</w:t>
      </w:r>
    </w:p>
  </w:comment>
  <w:comment w:id="375" w:author="Wesner, Jeff S [2]" w:date="2022-08-16T14:39:00Z" w:initials="WJS">
    <w:p w14:paraId="2FC606B0" w14:textId="72BCF810" w:rsidR="00DD6435" w:rsidRDefault="00DD6435">
      <w:pPr>
        <w:pStyle w:val="CommentText"/>
      </w:pPr>
      <w:r>
        <w:rPr>
          <w:rStyle w:val="CommentReference"/>
        </w:rPr>
        <w:annotationRef/>
      </w:r>
      <w:r>
        <w:t xml:space="preserve">The next paragraph is so good, but this one seemed underdeveloped. I think we can drop it for now and just go the next paragraph that justifies the differences in </w:t>
      </w:r>
      <w:proofErr w:type="spellStart"/>
      <w:r>
        <w:t>ffgs</w:t>
      </w:r>
      <w:proofErr w:type="spellEnd"/>
      <w:r>
        <w:t xml:space="preserve"> and their rationale.</w:t>
      </w:r>
    </w:p>
  </w:comment>
  <w:comment w:id="387" w:author="Wesner, Jeff S [2]" w:date="2022-08-16T14:42:00Z" w:initials="WJS">
    <w:p w14:paraId="74BEB5F2" w14:textId="615B8B73" w:rsidR="00DD6435" w:rsidRDefault="00DD6435">
      <w:pPr>
        <w:pStyle w:val="CommentText"/>
      </w:pPr>
      <w:r>
        <w:rPr>
          <w:rStyle w:val="CommentReference"/>
        </w:rPr>
        <w:annotationRef/>
      </w:r>
      <w:r>
        <w:t>This may or may not change if we analyzed alpha diversity using the same</w:t>
      </w:r>
    </w:p>
  </w:comment>
  <w:comment w:id="430" w:author="Paul Ayayee" w:date="2022-08-11T11:49:00Z" w:initials="PA">
    <w:p w14:paraId="47C4CCB9" w14:textId="77777777" w:rsidR="00DD6435" w:rsidRDefault="00DD6435" w:rsidP="00115791">
      <w:pPr>
        <w:pStyle w:val="CommentText"/>
      </w:pPr>
      <w:r>
        <w:rPr>
          <w:rStyle w:val="CommentReference"/>
        </w:rPr>
        <w:annotationRef/>
      </w:r>
      <w:r>
        <w:t>This was news. But it could be due to the nature and degraded state of the LEWI stream. From what I can gather, it seems to be under heavy land usage for commercial trees ( fertilizers, soil compaction, etc maybe influencing site ?)</w:t>
      </w:r>
    </w:p>
  </w:comment>
  <w:comment w:id="431" w:author="Wesner, Jeff S [2]" w:date="2022-08-16T15:02:00Z" w:initials="WJS">
    <w:p w14:paraId="62BCB634" w14:textId="5A6519E9" w:rsidR="009B0402" w:rsidRDefault="009B0402">
      <w:pPr>
        <w:pStyle w:val="CommentText"/>
      </w:pPr>
      <w:r>
        <w:rPr>
          <w:rStyle w:val="CommentReference"/>
        </w:rPr>
        <w:annotationRef/>
      </w:r>
      <w:r>
        <w:t>Yeah. It’s speculative but seems OK to leave in. I tried to add some text up front here to transition from the focus on FFG to sites.</w:t>
      </w:r>
    </w:p>
  </w:comment>
  <w:comment w:id="456" w:author="Wesner, Jeff S [2]" w:date="2022-08-16T15:03:00Z" w:initials="WJS">
    <w:p w14:paraId="715D9FB3" w14:textId="5E31B746" w:rsidR="009B0402" w:rsidRDefault="009B0402">
      <w:pPr>
        <w:pStyle w:val="CommentText"/>
      </w:pPr>
      <w:r>
        <w:rPr>
          <w:rStyle w:val="CommentReference"/>
        </w:rPr>
        <w:annotationRef/>
      </w:r>
      <w:r>
        <w:t>The discussion overall seems to be in good shape. Let’s add a single summary paragraph and maybe that’s it?</w:t>
      </w:r>
    </w:p>
  </w:comment>
  <w:comment w:id="457" w:author="Paul Ayayee" w:date="2022-08-11T11:50:00Z" w:initials="PA">
    <w:p w14:paraId="47B3F2B9" w14:textId="77777777" w:rsidR="00DD6435" w:rsidRDefault="00DD6435" w:rsidP="00115791">
      <w:pPr>
        <w:pStyle w:val="CommentText"/>
      </w:pPr>
      <w:r>
        <w:rPr>
          <w:rStyle w:val="CommentReference"/>
        </w:rPr>
        <w:annotationRef/>
      </w:r>
      <w:r>
        <w:t xml:space="preserve">Funding source from ether of you for the sample collection, etc </w:t>
      </w:r>
    </w:p>
  </w:comment>
  <w:comment w:id="463" w:author="Paul Ayayee" w:date="2022-08-11T17:00:00Z" w:initials="PA">
    <w:p w14:paraId="57EF8F7D" w14:textId="77777777" w:rsidR="00DD6435" w:rsidRDefault="00DD6435" w:rsidP="00115791">
      <w:pPr>
        <w:pStyle w:val="CommentText"/>
      </w:pPr>
      <w:r>
        <w:rPr>
          <w:rStyle w:val="CommentReference"/>
        </w:rPr>
        <w:annotationRef/>
      </w:r>
      <w:r>
        <w:t>Since we have colors in the figures now, I imagine this needs to change?</w:t>
      </w:r>
    </w:p>
  </w:comment>
  <w:comment w:id="464" w:author="Wesner, Jeff S [2]" w:date="2022-08-16T15:08:00Z" w:initials="WJS">
    <w:p w14:paraId="44CE239A" w14:textId="7F56A95C" w:rsidR="00326E78" w:rsidRDefault="00326E78">
      <w:pPr>
        <w:pStyle w:val="CommentText"/>
      </w:pPr>
      <w:r>
        <w:rPr>
          <w:rStyle w:val="CommentReference"/>
        </w:rPr>
        <w:annotationRef/>
      </w:r>
      <w:r>
        <w:t>Yep. I’ll get it changed for the final version.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10682FB" w15:done="1"/>
  <w15:commentEx w15:paraId="511A2017" w15:done="0"/>
  <w15:commentEx w15:paraId="75D249C9" w15:done="1"/>
  <w15:commentEx w15:paraId="485109A3" w15:done="0"/>
  <w15:commentEx w15:paraId="23C423F1" w15:done="0"/>
  <w15:commentEx w15:paraId="1DE48847" w15:done="0"/>
  <w15:commentEx w15:paraId="1B0CA4E8" w15:done="0"/>
  <w15:commentEx w15:paraId="153B0C8A" w15:done="0"/>
  <w15:commentEx w15:paraId="6C8CEA78" w15:done="0"/>
  <w15:commentEx w15:paraId="73103575" w15:done="0"/>
  <w15:commentEx w15:paraId="3E260A5D" w15:done="0"/>
  <w15:commentEx w15:paraId="5C405DA1" w15:done="0"/>
  <w15:commentEx w15:paraId="1F98935B" w15:done="0"/>
  <w15:commentEx w15:paraId="549DF64A" w15:done="0"/>
  <w15:commentEx w15:paraId="0BEA96A0" w15:done="0"/>
  <w15:commentEx w15:paraId="79799256" w15:done="0"/>
  <w15:commentEx w15:paraId="2EBD0414" w15:done="0"/>
  <w15:commentEx w15:paraId="2FC606B0" w15:done="0"/>
  <w15:commentEx w15:paraId="74BEB5F2" w15:done="0"/>
  <w15:commentEx w15:paraId="47C4CCB9" w15:done="0"/>
  <w15:commentEx w15:paraId="62BCB634" w15:paraIdParent="47C4CCB9" w15:done="0"/>
  <w15:commentEx w15:paraId="715D9FB3" w15:done="0"/>
  <w15:commentEx w15:paraId="47B3F2B9" w15:done="0"/>
  <w15:commentEx w15:paraId="57EF8F7D" w15:done="0"/>
  <w15:commentEx w15:paraId="44CE239A" w15:paraIdParent="57EF8F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FB2BE" w16cex:dateUtc="2022-08-11T21:54:00Z"/>
  <w16cex:commentExtensible w16cex:durableId="269F6AFB" w16cex:dateUtc="2022-08-11T16:48:00Z"/>
  <w16cex:commentExtensible w16cex:durableId="269F6B59" w16cex:dateUtc="2022-08-11T16:49:00Z"/>
  <w16cex:commentExtensible w16cex:durableId="269F6B92" w16cex:dateUtc="2022-08-11T16:50:00Z"/>
  <w16cex:commentExtensible w16cex:durableId="269FB425" w16cex:dateUtc="2022-08-11T22: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0682FB" w16cid:durableId="26826854"/>
  <w16cid:commentId w16cid:paraId="511A2017" w16cid:durableId="26A5E020"/>
  <w16cid:commentId w16cid:paraId="75D249C9" w16cid:durableId="2682680C"/>
  <w16cid:commentId w16cid:paraId="485109A3" w16cid:durableId="26A5DC14"/>
  <w16cid:commentId w16cid:paraId="23C423F1" w16cid:durableId="26A5DB1E"/>
  <w16cid:commentId w16cid:paraId="1DE48847" w16cid:durableId="26A5DBB3"/>
  <w16cid:commentId w16cid:paraId="1B0CA4E8" w16cid:durableId="26A5DE6E"/>
  <w16cid:commentId w16cid:paraId="153B0C8A" w16cid:durableId="26A5E0A8"/>
  <w16cid:commentId w16cid:paraId="6C8CEA78" w16cid:durableId="26A5E0D0"/>
  <w16cid:commentId w16cid:paraId="73103575" w16cid:durableId="26A610EC"/>
  <w16cid:commentId w16cid:paraId="3E260A5D" w16cid:durableId="26A61396"/>
  <w16cid:commentId w16cid:paraId="5C405DA1" w16cid:durableId="26A6140E"/>
  <w16cid:commentId w16cid:paraId="1F98935B" w16cid:durableId="26A61519"/>
  <w16cid:commentId w16cid:paraId="549DF64A" w16cid:durableId="26A61753"/>
  <w16cid:commentId w16cid:paraId="0BEA96A0" w16cid:durableId="26A617D1"/>
  <w16cid:commentId w16cid:paraId="79799256" w16cid:durableId="26A6265A"/>
  <w16cid:commentId w16cid:paraId="2EBD0414" w16cid:durableId="26A626E2"/>
  <w16cid:commentId w16cid:paraId="2FC606B0" w16cid:durableId="26A62AA3"/>
  <w16cid:commentId w16cid:paraId="74BEB5F2" w16cid:durableId="26A62B3F"/>
  <w16cid:commentId w16cid:paraId="47C4CCB9" w16cid:durableId="269F6B59"/>
  <w16cid:commentId w16cid:paraId="62BCB634" w16cid:durableId="26A63002"/>
  <w16cid:commentId w16cid:paraId="715D9FB3" w16cid:durableId="26A63045"/>
  <w16cid:commentId w16cid:paraId="47B3F2B9" w16cid:durableId="269F6B92"/>
  <w16cid:commentId w16cid:paraId="57EF8F7D" w16cid:durableId="269FB425"/>
  <w16cid:commentId w16cid:paraId="44CE239A" w16cid:durableId="26A631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87C264" w14:textId="77777777" w:rsidR="00EE21A1" w:rsidRDefault="00EE21A1" w:rsidP="0029667F">
      <w:pPr>
        <w:spacing w:after="0" w:line="240" w:lineRule="auto"/>
      </w:pPr>
      <w:r>
        <w:separator/>
      </w:r>
    </w:p>
  </w:endnote>
  <w:endnote w:type="continuationSeparator" w:id="0">
    <w:p w14:paraId="39406B34" w14:textId="77777777" w:rsidR="00EE21A1" w:rsidRDefault="00EE21A1" w:rsidP="002966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108922"/>
      <w:docPartObj>
        <w:docPartGallery w:val="Page Numbers (Bottom of Page)"/>
        <w:docPartUnique/>
      </w:docPartObj>
    </w:sdtPr>
    <w:sdtEndPr>
      <w:rPr>
        <w:noProof/>
      </w:rPr>
    </w:sdtEndPr>
    <w:sdtContent>
      <w:p w14:paraId="3E794958" w14:textId="60B1A5E3" w:rsidR="00DD6435" w:rsidRDefault="00DD64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D391F2" w14:textId="77777777" w:rsidR="00DD6435" w:rsidRDefault="00DD64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01DAE0" w14:textId="77777777" w:rsidR="00EE21A1" w:rsidRDefault="00EE21A1" w:rsidP="0029667F">
      <w:pPr>
        <w:spacing w:after="0" w:line="240" w:lineRule="auto"/>
      </w:pPr>
      <w:r>
        <w:separator/>
      </w:r>
    </w:p>
  </w:footnote>
  <w:footnote w:type="continuationSeparator" w:id="0">
    <w:p w14:paraId="6945EF27" w14:textId="77777777" w:rsidR="00EE21A1" w:rsidRDefault="00EE21A1" w:rsidP="002966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D13D90"/>
    <w:multiLevelType w:val="hybridMultilevel"/>
    <w:tmpl w:val="178E0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esner, Jeff S">
    <w15:presenceInfo w15:providerId="AD" w15:userId="S-1-5-21-2840674408-2725979992-1359939690-133231"/>
  </w15:person>
  <w15:person w15:author="Wesner, Jeff S [2]">
    <w15:presenceInfo w15:providerId="AD" w15:userId="S::Jeff.Wesner@usd.edu::03cd2d55-ec98-46a5-894b-dc5c67f932ae"/>
  </w15:person>
  <w15:person w15:author="Ouellette, Scot">
    <w15:presenceInfo w15:providerId="AD" w15:userId="S::scot.ouellette@unmc.edu::5bb611e3-2d26-4aa4-83df-da0719e6ffa9"/>
  </w15:person>
  <w15:person w15:author="Paul Ayayee">
    <w15:presenceInfo w15:providerId="AD" w15:userId="S::payayee@unomaha.edu::713d9f83-bebe-42ac-8bc8-a5c228b808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A0tjA2NTY2MzEyMDRW0lEKTi0uzszPAykwNKsFAPbDXtItAAAA"/>
  </w:docVars>
  <w:rsids>
    <w:rsidRoot w:val="00770B20"/>
    <w:rsid w:val="00001B98"/>
    <w:rsid w:val="00014E08"/>
    <w:rsid w:val="00015AF9"/>
    <w:rsid w:val="0003082E"/>
    <w:rsid w:val="00043BD6"/>
    <w:rsid w:val="000453AB"/>
    <w:rsid w:val="000475A9"/>
    <w:rsid w:val="00054E90"/>
    <w:rsid w:val="00061B72"/>
    <w:rsid w:val="0007112E"/>
    <w:rsid w:val="00082058"/>
    <w:rsid w:val="000A14F5"/>
    <w:rsid w:val="000A61CD"/>
    <w:rsid w:val="000B171B"/>
    <w:rsid w:val="000C0C5D"/>
    <w:rsid w:val="000C0FCC"/>
    <w:rsid w:val="000C1448"/>
    <w:rsid w:val="000C21F1"/>
    <w:rsid w:val="000C7004"/>
    <w:rsid w:val="000D20A1"/>
    <w:rsid w:val="000E262F"/>
    <w:rsid w:val="000F554F"/>
    <w:rsid w:val="001021D1"/>
    <w:rsid w:val="00103234"/>
    <w:rsid w:val="00104E8B"/>
    <w:rsid w:val="00115791"/>
    <w:rsid w:val="00122AF8"/>
    <w:rsid w:val="001303EE"/>
    <w:rsid w:val="00131D19"/>
    <w:rsid w:val="00135265"/>
    <w:rsid w:val="001510EE"/>
    <w:rsid w:val="001546E4"/>
    <w:rsid w:val="00165A36"/>
    <w:rsid w:val="00172B98"/>
    <w:rsid w:val="00182FD1"/>
    <w:rsid w:val="00190E27"/>
    <w:rsid w:val="001B05F8"/>
    <w:rsid w:val="001B5EA4"/>
    <w:rsid w:val="001C4EC5"/>
    <w:rsid w:val="001D0436"/>
    <w:rsid w:val="001E51CF"/>
    <w:rsid w:val="001F70F0"/>
    <w:rsid w:val="002046ED"/>
    <w:rsid w:val="00206CBC"/>
    <w:rsid w:val="0020748F"/>
    <w:rsid w:val="002136C9"/>
    <w:rsid w:val="0021763E"/>
    <w:rsid w:val="00217E5C"/>
    <w:rsid w:val="00222490"/>
    <w:rsid w:val="00224C21"/>
    <w:rsid w:val="0024215F"/>
    <w:rsid w:val="00252F24"/>
    <w:rsid w:val="002572BF"/>
    <w:rsid w:val="0026282C"/>
    <w:rsid w:val="002769A6"/>
    <w:rsid w:val="0028407C"/>
    <w:rsid w:val="002920F3"/>
    <w:rsid w:val="00294AD3"/>
    <w:rsid w:val="0029667F"/>
    <w:rsid w:val="002A58C8"/>
    <w:rsid w:val="002B12B9"/>
    <w:rsid w:val="002E1025"/>
    <w:rsid w:val="002E7A1D"/>
    <w:rsid w:val="002F40F5"/>
    <w:rsid w:val="002F568C"/>
    <w:rsid w:val="00302E62"/>
    <w:rsid w:val="00306263"/>
    <w:rsid w:val="003105B6"/>
    <w:rsid w:val="00313C38"/>
    <w:rsid w:val="00314336"/>
    <w:rsid w:val="003259EF"/>
    <w:rsid w:val="003269F5"/>
    <w:rsid w:val="00326E78"/>
    <w:rsid w:val="00342445"/>
    <w:rsid w:val="0034426A"/>
    <w:rsid w:val="003519C4"/>
    <w:rsid w:val="003545C6"/>
    <w:rsid w:val="003569A9"/>
    <w:rsid w:val="00357595"/>
    <w:rsid w:val="00365B28"/>
    <w:rsid w:val="003665FB"/>
    <w:rsid w:val="003718AF"/>
    <w:rsid w:val="00374FA5"/>
    <w:rsid w:val="00377891"/>
    <w:rsid w:val="0039440A"/>
    <w:rsid w:val="0039461C"/>
    <w:rsid w:val="0039781F"/>
    <w:rsid w:val="003B16D5"/>
    <w:rsid w:val="003B1C6A"/>
    <w:rsid w:val="003B20B6"/>
    <w:rsid w:val="003C1230"/>
    <w:rsid w:val="003C1316"/>
    <w:rsid w:val="003C29AF"/>
    <w:rsid w:val="003C65F9"/>
    <w:rsid w:val="003D15E2"/>
    <w:rsid w:val="003D2E15"/>
    <w:rsid w:val="003D3253"/>
    <w:rsid w:val="003D61FC"/>
    <w:rsid w:val="003E001D"/>
    <w:rsid w:val="003E0BF0"/>
    <w:rsid w:val="003E1F91"/>
    <w:rsid w:val="003E6D0E"/>
    <w:rsid w:val="003F2FAA"/>
    <w:rsid w:val="004123C8"/>
    <w:rsid w:val="00412CF5"/>
    <w:rsid w:val="004132A1"/>
    <w:rsid w:val="00423AC1"/>
    <w:rsid w:val="00434FFB"/>
    <w:rsid w:val="00437E2F"/>
    <w:rsid w:val="00451487"/>
    <w:rsid w:val="00461A6E"/>
    <w:rsid w:val="00462A88"/>
    <w:rsid w:val="0047234A"/>
    <w:rsid w:val="004758A2"/>
    <w:rsid w:val="0048556F"/>
    <w:rsid w:val="00486D7C"/>
    <w:rsid w:val="004A322E"/>
    <w:rsid w:val="004B3FE5"/>
    <w:rsid w:val="004B649E"/>
    <w:rsid w:val="004C5623"/>
    <w:rsid w:val="004C5F73"/>
    <w:rsid w:val="004D2EE5"/>
    <w:rsid w:val="004D3D9D"/>
    <w:rsid w:val="004F43BD"/>
    <w:rsid w:val="004F6A39"/>
    <w:rsid w:val="00501556"/>
    <w:rsid w:val="00521B64"/>
    <w:rsid w:val="00525C7F"/>
    <w:rsid w:val="00533631"/>
    <w:rsid w:val="00543B42"/>
    <w:rsid w:val="00545AFC"/>
    <w:rsid w:val="00552CB0"/>
    <w:rsid w:val="0057460B"/>
    <w:rsid w:val="0057577F"/>
    <w:rsid w:val="00591DCD"/>
    <w:rsid w:val="00596364"/>
    <w:rsid w:val="005973BE"/>
    <w:rsid w:val="005A3B74"/>
    <w:rsid w:val="005B28FE"/>
    <w:rsid w:val="005C39B0"/>
    <w:rsid w:val="005C449A"/>
    <w:rsid w:val="005D12CB"/>
    <w:rsid w:val="005D25A4"/>
    <w:rsid w:val="005D3398"/>
    <w:rsid w:val="005D38E6"/>
    <w:rsid w:val="005D663E"/>
    <w:rsid w:val="005F33C1"/>
    <w:rsid w:val="005F4958"/>
    <w:rsid w:val="00603AB1"/>
    <w:rsid w:val="0060587B"/>
    <w:rsid w:val="006171C8"/>
    <w:rsid w:val="00617B95"/>
    <w:rsid w:val="00634621"/>
    <w:rsid w:val="00636D7B"/>
    <w:rsid w:val="00643EBA"/>
    <w:rsid w:val="00651DCB"/>
    <w:rsid w:val="006525D0"/>
    <w:rsid w:val="0065494F"/>
    <w:rsid w:val="00670780"/>
    <w:rsid w:val="006778F0"/>
    <w:rsid w:val="0069508D"/>
    <w:rsid w:val="00696CA1"/>
    <w:rsid w:val="00697D18"/>
    <w:rsid w:val="006A3A53"/>
    <w:rsid w:val="006B51AA"/>
    <w:rsid w:val="006B6BD9"/>
    <w:rsid w:val="006B7CF4"/>
    <w:rsid w:val="006D59A6"/>
    <w:rsid w:val="006E71E6"/>
    <w:rsid w:val="006F23D7"/>
    <w:rsid w:val="006F5FF9"/>
    <w:rsid w:val="007065B4"/>
    <w:rsid w:val="007201FF"/>
    <w:rsid w:val="00732153"/>
    <w:rsid w:val="00733088"/>
    <w:rsid w:val="00737AF4"/>
    <w:rsid w:val="00740667"/>
    <w:rsid w:val="0074389C"/>
    <w:rsid w:val="00744321"/>
    <w:rsid w:val="007469BE"/>
    <w:rsid w:val="00753F24"/>
    <w:rsid w:val="00756745"/>
    <w:rsid w:val="00760CF4"/>
    <w:rsid w:val="00766DE5"/>
    <w:rsid w:val="00770B20"/>
    <w:rsid w:val="00776249"/>
    <w:rsid w:val="007869B2"/>
    <w:rsid w:val="007A162B"/>
    <w:rsid w:val="007A3923"/>
    <w:rsid w:val="007B5FBF"/>
    <w:rsid w:val="007D56F9"/>
    <w:rsid w:val="007E2207"/>
    <w:rsid w:val="007E3001"/>
    <w:rsid w:val="007F46E4"/>
    <w:rsid w:val="007F7189"/>
    <w:rsid w:val="007F738A"/>
    <w:rsid w:val="008111B0"/>
    <w:rsid w:val="00811367"/>
    <w:rsid w:val="00812B89"/>
    <w:rsid w:val="00812EC6"/>
    <w:rsid w:val="0082149C"/>
    <w:rsid w:val="00822FA8"/>
    <w:rsid w:val="00823668"/>
    <w:rsid w:val="00824852"/>
    <w:rsid w:val="00824B2F"/>
    <w:rsid w:val="00833043"/>
    <w:rsid w:val="00833BEC"/>
    <w:rsid w:val="008519A4"/>
    <w:rsid w:val="008770F9"/>
    <w:rsid w:val="00877F9E"/>
    <w:rsid w:val="008839DA"/>
    <w:rsid w:val="00894214"/>
    <w:rsid w:val="0089532C"/>
    <w:rsid w:val="008A163E"/>
    <w:rsid w:val="008A1980"/>
    <w:rsid w:val="008A2BE9"/>
    <w:rsid w:val="008A6AB2"/>
    <w:rsid w:val="008B103B"/>
    <w:rsid w:val="008B3F02"/>
    <w:rsid w:val="008B57CC"/>
    <w:rsid w:val="008C162D"/>
    <w:rsid w:val="008C4E28"/>
    <w:rsid w:val="008C645B"/>
    <w:rsid w:val="008D12C5"/>
    <w:rsid w:val="008D5962"/>
    <w:rsid w:val="008E2DAB"/>
    <w:rsid w:val="00934192"/>
    <w:rsid w:val="00935E3F"/>
    <w:rsid w:val="0094116C"/>
    <w:rsid w:val="009455FE"/>
    <w:rsid w:val="00946503"/>
    <w:rsid w:val="00947735"/>
    <w:rsid w:val="00952D24"/>
    <w:rsid w:val="0095701C"/>
    <w:rsid w:val="00965647"/>
    <w:rsid w:val="00983429"/>
    <w:rsid w:val="009901F9"/>
    <w:rsid w:val="009A1C33"/>
    <w:rsid w:val="009B03F6"/>
    <w:rsid w:val="009B0402"/>
    <w:rsid w:val="009B3E3C"/>
    <w:rsid w:val="009B5FAE"/>
    <w:rsid w:val="009B63B6"/>
    <w:rsid w:val="009C039B"/>
    <w:rsid w:val="009C6816"/>
    <w:rsid w:val="009D296C"/>
    <w:rsid w:val="009D3882"/>
    <w:rsid w:val="009D3B8E"/>
    <w:rsid w:val="009D435E"/>
    <w:rsid w:val="009F1497"/>
    <w:rsid w:val="009F341C"/>
    <w:rsid w:val="00A16E6B"/>
    <w:rsid w:val="00A34805"/>
    <w:rsid w:val="00A54443"/>
    <w:rsid w:val="00A56A31"/>
    <w:rsid w:val="00A570A8"/>
    <w:rsid w:val="00A64317"/>
    <w:rsid w:val="00A65D89"/>
    <w:rsid w:val="00A72067"/>
    <w:rsid w:val="00A74CED"/>
    <w:rsid w:val="00A76F2E"/>
    <w:rsid w:val="00A81A2D"/>
    <w:rsid w:val="00A84F17"/>
    <w:rsid w:val="00AA06F2"/>
    <w:rsid w:val="00AA60FA"/>
    <w:rsid w:val="00AA7CA9"/>
    <w:rsid w:val="00AC497B"/>
    <w:rsid w:val="00AC5946"/>
    <w:rsid w:val="00AC5FCB"/>
    <w:rsid w:val="00AD5259"/>
    <w:rsid w:val="00AE7D9C"/>
    <w:rsid w:val="00B0161D"/>
    <w:rsid w:val="00B11D39"/>
    <w:rsid w:val="00B13317"/>
    <w:rsid w:val="00B15095"/>
    <w:rsid w:val="00B22F9F"/>
    <w:rsid w:val="00B24F91"/>
    <w:rsid w:val="00B26F57"/>
    <w:rsid w:val="00B424D3"/>
    <w:rsid w:val="00B433F4"/>
    <w:rsid w:val="00B463CC"/>
    <w:rsid w:val="00B47335"/>
    <w:rsid w:val="00B47DED"/>
    <w:rsid w:val="00B54CF5"/>
    <w:rsid w:val="00B56C92"/>
    <w:rsid w:val="00B744EF"/>
    <w:rsid w:val="00B851A8"/>
    <w:rsid w:val="00B9414A"/>
    <w:rsid w:val="00BA53B6"/>
    <w:rsid w:val="00BB1A0D"/>
    <w:rsid w:val="00BC7370"/>
    <w:rsid w:val="00BD330C"/>
    <w:rsid w:val="00BE4B9F"/>
    <w:rsid w:val="00BF20B6"/>
    <w:rsid w:val="00BF700B"/>
    <w:rsid w:val="00C061D5"/>
    <w:rsid w:val="00C13F70"/>
    <w:rsid w:val="00C1514F"/>
    <w:rsid w:val="00C16731"/>
    <w:rsid w:val="00C255D2"/>
    <w:rsid w:val="00C27D22"/>
    <w:rsid w:val="00C30B8A"/>
    <w:rsid w:val="00C351EF"/>
    <w:rsid w:val="00C410FE"/>
    <w:rsid w:val="00C44752"/>
    <w:rsid w:val="00C72628"/>
    <w:rsid w:val="00C72C6C"/>
    <w:rsid w:val="00C74067"/>
    <w:rsid w:val="00C80A70"/>
    <w:rsid w:val="00C916AC"/>
    <w:rsid w:val="00CA173D"/>
    <w:rsid w:val="00CA3665"/>
    <w:rsid w:val="00CA4BBC"/>
    <w:rsid w:val="00CA73B3"/>
    <w:rsid w:val="00CB587E"/>
    <w:rsid w:val="00CD3032"/>
    <w:rsid w:val="00CE010E"/>
    <w:rsid w:val="00CE32F8"/>
    <w:rsid w:val="00CE71DB"/>
    <w:rsid w:val="00CF7D9F"/>
    <w:rsid w:val="00D07E21"/>
    <w:rsid w:val="00D10E38"/>
    <w:rsid w:val="00D262B8"/>
    <w:rsid w:val="00D32057"/>
    <w:rsid w:val="00D339B7"/>
    <w:rsid w:val="00D64F89"/>
    <w:rsid w:val="00D82123"/>
    <w:rsid w:val="00D96423"/>
    <w:rsid w:val="00D975AD"/>
    <w:rsid w:val="00DA0D9D"/>
    <w:rsid w:val="00DA0E0B"/>
    <w:rsid w:val="00DB0F64"/>
    <w:rsid w:val="00DB6D26"/>
    <w:rsid w:val="00DC163E"/>
    <w:rsid w:val="00DC199A"/>
    <w:rsid w:val="00DC213B"/>
    <w:rsid w:val="00DD07D2"/>
    <w:rsid w:val="00DD1AED"/>
    <w:rsid w:val="00DD3BFA"/>
    <w:rsid w:val="00DD6435"/>
    <w:rsid w:val="00DE2C40"/>
    <w:rsid w:val="00DF6C9E"/>
    <w:rsid w:val="00E1078E"/>
    <w:rsid w:val="00E14BE4"/>
    <w:rsid w:val="00E14E9D"/>
    <w:rsid w:val="00E24111"/>
    <w:rsid w:val="00E25242"/>
    <w:rsid w:val="00E36231"/>
    <w:rsid w:val="00E37525"/>
    <w:rsid w:val="00E45121"/>
    <w:rsid w:val="00E51B36"/>
    <w:rsid w:val="00E56E68"/>
    <w:rsid w:val="00E8459F"/>
    <w:rsid w:val="00E94D8B"/>
    <w:rsid w:val="00E971B7"/>
    <w:rsid w:val="00E9750E"/>
    <w:rsid w:val="00EA7EF1"/>
    <w:rsid w:val="00EB62FA"/>
    <w:rsid w:val="00EC0EA9"/>
    <w:rsid w:val="00EC5D62"/>
    <w:rsid w:val="00EC7378"/>
    <w:rsid w:val="00ED4207"/>
    <w:rsid w:val="00ED5B76"/>
    <w:rsid w:val="00EE0B91"/>
    <w:rsid w:val="00EE187E"/>
    <w:rsid w:val="00EE21A1"/>
    <w:rsid w:val="00EE4453"/>
    <w:rsid w:val="00EF4E5F"/>
    <w:rsid w:val="00F245A7"/>
    <w:rsid w:val="00F26D55"/>
    <w:rsid w:val="00F42526"/>
    <w:rsid w:val="00F4760B"/>
    <w:rsid w:val="00F551F1"/>
    <w:rsid w:val="00F60A48"/>
    <w:rsid w:val="00F753C6"/>
    <w:rsid w:val="00F85A45"/>
    <w:rsid w:val="00F917F7"/>
    <w:rsid w:val="00FA6FB1"/>
    <w:rsid w:val="00FC0FFB"/>
    <w:rsid w:val="00FC3008"/>
    <w:rsid w:val="00FC4BFE"/>
    <w:rsid w:val="00FC51DD"/>
    <w:rsid w:val="00FD021E"/>
    <w:rsid w:val="00FE78A3"/>
    <w:rsid w:val="00FF1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2B5E18"/>
  <w15:chartTrackingRefBased/>
  <w15:docId w15:val="{8DE11ACD-E24C-434D-83E1-1D6019030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509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70B20"/>
    <w:rPr>
      <w:color w:val="0563C1" w:themeColor="hyperlink"/>
      <w:u w:val="single"/>
    </w:rPr>
  </w:style>
  <w:style w:type="character" w:styleId="LineNumber">
    <w:name w:val="line number"/>
    <w:basedOn w:val="DefaultParagraphFont"/>
    <w:uiPriority w:val="99"/>
    <w:semiHidden/>
    <w:unhideWhenUsed/>
    <w:rsid w:val="00770B20"/>
  </w:style>
  <w:style w:type="paragraph" w:styleId="Header">
    <w:name w:val="header"/>
    <w:basedOn w:val="Normal"/>
    <w:link w:val="HeaderChar"/>
    <w:uiPriority w:val="99"/>
    <w:unhideWhenUsed/>
    <w:rsid w:val="002966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667F"/>
  </w:style>
  <w:style w:type="paragraph" w:styleId="Footer">
    <w:name w:val="footer"/>
    <w:basedOn w:val="Normal"/>
    <w:link w:val="FooterChar"/>
    <w:uiPriority w:val="99"/>
    <w:unhideWhenUsed/>
    <w:rsid w:val="002966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667F"/>
  </w:style>
  <w:style w:type="character" w:styleId="UnresolvedMention">
    <w:name w:val="Unresolved Mention"/>
    <w:basedOn w:val="DefaultParagraphFont"/>
    <w:uiPriority w:val="99"/>
    <w:semiHidden/>
    <w:unhideWhenUsed/>
    <w:rsid w:val="00E56E68"/>
    <w:rPr>
      <w:color w:val="605E5C"/>
      <w:shd w:val="clear" w:color="auto" w:fill="E1DFDD"/>
    </w:rPr>
  </w:style>
  <w:style w:type="paragraph" w:styleId="ListParagraph">
    <w:name w:val="List Paragraph"/>
    <w:basedOn w:val="Normal"/>
    <w:uiPriority w:val="34"/>
    <w:qFormat/>
    <w:rsid w:val="001C4EC5"/>
    <w:pPr>
      <w:ind w:left="720"/>
      <w:contextualSpacing/>
    </w:pPr>
  </w:style>
  <w:style w:type="paragraph" w:styleId="NormalWeb">
    <w:name w:val="Normal (Web)"/>
    <w:basedOn w:val="Normal"/>
    <w:uiPriority w:val="99"/>
    <w:semiHidden/>
    <w:unhideWhenUsed/>
    <w:rsid w:val="00451487"/>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2A58C8"/>
    <w:pPr>
      <w:spacing w:after="0" w:line="240" w:lineRule="auto"/>
    </w:pPr>
  </w:style>
  <w:style w:type="character" w:styleId="CommentReference">
    <w:name w:val="annotation reference"/>
    <w:basedOn w:val="DefaultParagraphFont"/>
    <w:uiPriority w:val="99"/>
    <w:semiHidden/>
    <w:unhideWhenUsed/>
    <w:rsid w:val="002046ED"/>
    <w:rPr>
      <w:sz w:val="16"/>
      <w:szCs w:val="16"/>
    </w:rPr>
  </w:style>
  <w:style w:type="paragraph" w:styleId="CommentText">
    <w:name w:val="annotation text"/>
    <w:basedOn w:val="Normal"/>
    <w:link w:val="CommentTextChar"/>
    <w:uiPriority w:val="99"/>
    <w:unhideWhenUsed/>
    <w:rsid w:val="002046ED"/>
    <w:pPr>
      <w:spacing w:line="240" w:lineRule="auto"/>
    </w:pPr>
    <w:rPr>
      <w:sz w:val="20"/>
      <w:szCs w:val="20"/>
    </w:rPr>
  </w:style>
  <w:style w:type="character" w:customStyle="1" w:styleId="CommentTextChar">
    <w:name w:val="Comment Text Char"/>
    <w:basedOn w:val="DefaultParagraphFont"/>
    <w:link w:val="CommentText"/>
    <w:uiPriority w:val="99"/>
    <w:rsid w:val="002046ED"/>
    <w:rPr>
      <w:sz w:val="20"/>
      <w:szCs w:val="20"/>
    </w:rPr>
  </w:style>
  <w:style w:type="paragraph" w:styleId="CommentSubject">
    <w:name w:val="annotation subject"/>
    <w:basedOn w:val="CommentText"/>
    <w:next w:val="CommentText"/>
    <w:link w:val="CommentSubjectChar"/>
    <w:uiPriority w:val="99"/>
    <w:semiHidden/>
    <w:unhideWhenUsed/>
    <w:rsid w:val="002046ED"/>
    <w:rPr>
      <w:b/>
      <w:bCs/>
    </w:rPr>
  </w:style>
  <w:style w:type="character" w:customStyle="1" w:styleId="CommentSubjectChar">
    <w:name w:val="Comment Subject Char"/>
    <w:basedOn w:val="CommentTextChar"/>
    <w:link w:val="CommentSubject"/>
    <w:uiPriority w:val="99"/>
    <w:semiHidden/>
    <w:rsid w:val="002046ED"/>
    <w:rPr>
      <w:b/>
      <w:bCs/>
      <w:sz w:val="20"/>
      <w:szCs w:val="20"/>
    </w:rPr>
  </w:style>
  <w:style w:type="paragraph" w:styleId="BalloonText">
    <w:name w:val="Balloon Text"/>
    <w:basedOn w:val="Normal"/>
    <w:link w:val="BalloonTextChar"/>
    <w:uiPriority w:val="99"/>
    <w:semiHidden/>
    <w:unhideWhenUsed/>
    <w:rsid w:val="002046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46ED"/>
    <w:rPr>
      <w:rFonts w:ascii="Segoe UI" w:hAnsi="Segoe UI" w:cs="Segoe UI"/>
      <w:sz w:val="18"/>
      <w:szCs w:val="18"/>
    </w:rPr>
  </w:style>
  <w:style w:type="character" w:styleId="PlaceholderText">
    <w:name w:val="Placeholder Text"/>
    <w:basedOn w:val="DefaultParagraphFont"/>
    <w:uiPriority w:val="99"/>
    <w:semiHidden/>
    <w:rsid w:val="00AC5FC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964279">
      <w:bodyDiv w:val="1"/>
      <w:marLeft w:val="0"/>
      <w:marRight w:val="0"/>
      <w:marTop w:val="0"/>
      <w:marBottom w:val="0"/>
      <w:divBdr>
        <w:top w:val="none" w:sz="0" w:space="0" w:color="auto"/>
        <w:left w:val="none" w:sz="0" w:space="0" w:color="auto"/>
        <w:bottom w:val="none" w:sz="0" w:space="0" w:color="auto"/>
        <w:right w:val="none" w:sz="0" w:space="0" w:color="auto"/>
      </w:divBdr>
    </w:div>
    <w:div w:id="240986841">
      <w:bodyDiv w:val="1"/>
      <w:marLeft w:val="0"/>
      <w:marRight w:val="0"/>
      <w:marTop w:val="0"/>
      <w:marBottom w:val="0"/>
      <w:divBdr>
        <w:top w:val="none" w:sz="0" w:space="0" w:color="auto"/>
        <w:left w:val="none" w:sz="0" w:space="0" w:color="auto"/>
        <w:bottom w:val="none" w:sz="0" w:space="0" w:color="auto"/>
        <w:right w:val="none" w:sz="0" w:space="0" w:color="auto"/>
      </w:divBdr>
    </w:div>
    <w:div w:id="359362410">
      <w:bodyDiv w:val="1"/>
      <w:marLeft w:val="0"/>
      <w:marRight w:val="0"/>
      <w:marTop w:val="0"/>
      <w:marBottom w:val="0"/>
      <w:divBdr>
        <w:top w:val="none" w:sz="0" w:space="0" w:color="auto"/>
        <w:left w:val="none" w:sz="0" w:space="0" w:color="auto"/>
        <w:bottom w:val="none" w:sz="0" w:space="0" w:color="auto"/>
        <w:right w:val="none" w:sz="0" w:space="0" w:color="auto"/>
      </w:divBdr>
    </w:div>
    <w:div w:id="436491255">
      <w:bodyDiv w:val="1"/>
      <w:marLeft w:val="0"/>
      <w:marRight w:val="0"/>
      <w:marTop w:val="0"/>
      <w:marBottom w:val="0"/>
      <w:divBdr>
        <w:top w:val="none" w:sz="0" w:space="0" w:color="auto"/>
        <w:left w:val="none" w:sz="0" w:space="0" w:color="auto"/>
        <w:bottom w:val="none" w:sz="0" w:space="0" w:color="auto"/>
        <w:right w:val="none" w:sz="0" w:space="0" w:color="auto"/>
      </w:divBdr>
    </w:div>
    <w:div w:id="650184006">
      <w:bodyDiv w:val="1"/>
      <w:marLeft w:val="0"/>
      <w:marRight w:val="0"/>
      <w:marTop w:val="0"/>
      <w:marBottom w:val="0"/>
      <w:divBdr>
        <w:top w:val="none" w:sz="0" w:space="0" w:color="auto"/>
        <w:left w:val="none" w:sz="0" w:space="0" w:color="auto"/>
        <w:bottom w:val="none" w:sz="0" w:space="0" w:color="auto"/>
        <w:right w:val="none" w:sz="0" w:space="0" w:color="auto"/>
      </w:divBdr>
    </w:div>
    <w:div w:id="658267933">
      <w:bodyDiv w:val="1"/>
      <w:marLeft w:val="0"/>
      <w:marRight w:val="0"/>
      <w:marTop w:val="0"/>
      <w:marBottom w:val="0"/>
      <w:divBdr>
        <w:top w:val="none" w:sz="0" w:space="0" w:color="auto"/>
        <w:left w:val="none" w:sz="0" w:space="0" w:color="auto"/>
        <w:bottom w:val="none" w:sz="0" w:space="0" w:color="auto"/>
        <w:right w:val="none" w:sz="0" w:space="0" w:color="auto"/>
      </w:divBdr>
    </w:div>
    <w:div w:id="885600428">
      <w:bodyDiv w:val="1"/>
      <w:marLeft w:val="0"/>
      <w:marRight w:val="0"/>
      <w:marTop w:val="0"/>
      <w:marBottom w:val="0"/>
      <w:divBdr>
        <w:top w:val="none" w:sz="0" w:space="0" w:color="auto"/>
        <w:left w:val="none" w:sz="0" w:space="0" w:color="auto"/>
        <w:bottom w:val="none" w:sz="0" w:space="0" w:color="auto"/>
        <w:right w:val="none" w:sz="0" w:space="0" w:color="auto"/>
      </w:divBdr>
    </w:div>
    <w:div w:id="1405301216">
      <w:bodyDiv w:val="1"/>
      <w:marLeft w:val="0"/>
      <w:marRight w:val="0"/>
      <w:marTop w:val="0"/>
      <w:marBottom w:val="0"/>
      <w:divBdr>
        <w:top w:val="none" w:sz="0" w:space="0" w:color="auto"/>
        <w:left w:val="none" w:sz="0" w:space="0" w:color="auto"/>
        <w:bottom w:val="none" w:sz="0" w:space="0" w:color="auto"/>
        <w:right w:val="none" w:sz="0" w:space="0" w:color="auto"/>
      </w:divBdr>
    </w:div>
    <w:div w:id="1405641394">
      <w:bodyDiv w:val="1"/>
      <w:marLeft w:val="0"/>
      <w:marRight w:val="0"/>
      <w:marTop w:val="0"/>
      <w:marBottom w:val="0"/>
      <w:divBdr>
        <w:top w:val="none" w:sz="0" w:space="0" w:color="auto"/>
        <w:left w:val="none" w:sz="0" w:space="0" w:color="auto"/>
        <w:bottom w:val="none" w:sz="0" w:space="0" w:color="auto"/>
        <w:right w:val="none" w:sz="0" w:space="0" w:color="auto"/>
      </w:divBdr>
    </w:div>
    <w:div w:id="1560093716">
      <w:bodyDiv w:val="1"/>
      <w:marLeft w:val="0"/>
      <w:marRight w:val="0"/>
      <w:marTop w:val="0"/>
      <w:marBottom w:val="0"/>
      <w:divBdr>
        <w:top w:val="none" w:sz="0" w:space="0" w:color="auto"/>
        <w:left w:val="none" w:sz="0" w:space="0" w:color="auto"/>
        <w:bottom w:val="none" w:sz="0" w:space="0" w:color="auto"/>
        <w:right w:val="none" w:sz="0" w:space="0" w:color="auto"/>
      </w:divBdr>
    </w:div>
    <w:div w:id="1682512213">
      <w:bodyDiv w:val="1"/>
      <w:marLeft w:val="0"/>
      <w:marRight w:val="0"/>
      <w:marTop w:val="0"/>
      <w:marBottom w:val="0"/>
      <w:divBdr>
        <w:top w:val="none" w:sz="0" w:space="0" w:color="auto"/>
        <w:left w:val="none" w:sz="0" w:space="0" w:color="auto"/>
        <w:bottom w:val="none" w:sz="0" w:space="0" w:color="auto"/>
        <w:right w:val="none" w:sz="0" w:space="0" w:color="auto"/>
      </w:divBdr>
    </w:div>
    <w:div w:id="2110272700">
      <w:bodyDiv w:val="1"/>
      <w:marLeft w:val="0"/>
      <w:marRight w:val="0"/>
      <w:marTop w:val="0"/>
      <w:marBottom w:val="0"/>
      <w:divBdr>
        <w:top w:val="none" w:sz="0" w:space="0" w:color="auto"/>
        <w:left w:val="none" w:sz="0" w:space="0" w:color="auto"/>
        <w:bottom w:val="none" w:sz="0" w:space="0" w:color="auto"/>
        <w:right w:val="none" w:sz="0" w:space="0" w:color="auto"/>
      </w:divBdr>
    </w:div>
    <w:div w:id="211859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macroinvertebrates.org/" TargetMode="Externa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neonscience.org/field-sites/about-field-sites"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ayayee@unomaha.edu"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microsoft.com/office/2018/08/relationships/commentsExtensible" Target="commentsExtensible.xml"/><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8828B-14D0-417D-B36A-5E8361C2F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41</Pages>
  <Words>40977</Words>
  <Characters>233572</Characters>
  <Application>Microsoft Office Word</Application>
  <DocSecurity>0</DocSecurity>
  <Lines>1946</Lines>
  <Paragraphs>548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Ayayee</dc:creator>
  <cp:keywords/>
  <dc:description/>
  <cp:lastModifiedBy>Wesner, Jeff S</cp:lastModifiedBy>
  <cp:revision>14</cp:revision>
  <dcterms:created xsi:type="dcterms:W3CDTF">2022-08-16T13:47:00Z</dcterms:created>
  <dcterms:modified xsi:type="dcterms:W3CDTF">2022-08-16T20:08:00Z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17th edition (author-date)</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http://www.zotero.org/styles/freshwater-biology</vt:lpwstr>
  </property>
  <property fmtid="{D5CDD505-2E9C-101B-9397-08002B2CF9AE}" pid="9" name="Mendeley Recent Style Name 3_1">
    <vt:lpwstr>Freshwater Biology</vt:lpwstr>
  </property>
  <property fmtid="{D5CDD505-2E9C-101B-9397-08002B2CF9AE}" pid="10" name="Mendeley Recent Style Id 4_1">
    <vt:lpwstr>http://www.zotero.org/styles/freshwater-science</vt:lpwstr>
  </property>
  <property fmtid="{D5CDD505-2E9C-101B-9397-08002B2CF9AE}" pid="11" name="Mendeley Recent Style Name 4_1">
    <vt:lpwstr>Freshwater Science</vt:lpwstr>
  </property>
  <property fmtid="{D5CDD505-2E9C-101B-9397-08002B2CF9AE}" pid="12" name="Mendeley Recent Style Id 5_1">
    <vt:lpwstr>http://www.zotero.org/styles/frontiers</vt:lpwstr>
  </property>
  <property fmtid="{D5CDD505-2E9C-101B-9397-08002B2CF9AE}" pid="13" name="Mendeley Recent Style Name 5_1">
    <vt:lpwstr>Frontiers journals</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007fe43d-4d24-33a6-b6fa-1dc5111a1031</vt:lpwstr>
  </property>
  <property fmtid="{D5CDD505-2E9C-101B-9397-08002B2CF9AE}" pid="24" name="Mendeley Citation Style_1">
    <vt:lpwstr>http://www.zotero.org/styles/frontiers</vt:lpwstr>
  </property>
</Properties>
</file>